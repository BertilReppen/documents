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5A392" w14:textId="071E79F7" w:rsidR="00751DA6" w:rsidRDefault="00F817C7">
      <w:bookmarkStart w:id="0" w:name="_GoBack"/>
      <w:r>
        <w:t xml:space="preserve">FHIR </w:t>
      </w:r>
      <w:r w:rsidR="00BF0EBD">
        <w:t>module</w:t>
      </w:r>
      <w:r>
        <w:t xml:space="preserve"> for HL7 on-line training</w:t>
      </w:r>
    </w:p>
    <w:bookmarkEnd w:id="0"/>
    <w:p w14:paraId="26FD6C83" w14:textId="77777777" w:rsidR="00C14727" w:rsidRDefault="00C14727"/>
    <w:p w14:paraId="5720E3F8" w14:textId="77777777" w:rsidR="00FC2894" w:rsidRDefault="00260B80">
      <w:pPr>
        <w:pStyle w:val="TOC1"/>
        <w:tabs>
          <w:tab w:val="right" w:leader="dot" w:pos="8290"/>
        </w:tabs>
        <w:rPr>
          <w:rFonts w:asciiTheme="minorHAnsi" w:eastAsiaTheme="minorEastAsia" w:hAnsiTheme="minorHAnsi" w:cstheme="minorBidi"/>
          <w:noProof/>
          <w:sz w:val="24"/>
          <w:szCs w:val="24"/>
          <w:lang w:val="en-US"/>
        </w:rPr>
      </w:pPr>
      <w:r>
        <w:rPr>
          <w:rFonts w:asciiTheme="majorHAnsi" w:hAnsiTheme="majorHAnsi"/>
          <w:sz w:val="28"/>
          <w:szCs w:val="28"/>
        </w:rPr>
        <w:fldChar w:fldCharType="begin"/>
      </w:r>
      <w:r>
        <w:rPr>
          <w:rFonts w:asciiTheme="majorHAnsi" w:hAnsiTheme="majorHAnsi"/>
          <w:sz w:val="28"/>
          <w:szCs w:val="28"/>
        </w:rPr>
        <w:instrText xml:space="preserve"> TOC \o "1-3" </w:instrText>
      </w:r>
      <w:r>
        <w:rPr>
          <w:rFonts w:asciiTheme="majorHAnsi" w:hAnsiTheme="majorHAnsi"/>
          <w:sz w:val="28"/>
          <w:szCs w:val="28"/>
        </w:rPr>
        <w:fldChar w:fldCharType="separate"/>
      </w:r>
      <w:r w:rsidR="00FC2894">
        <w:rPr>
          <w:noProof/>
        </w:rPr>
        <w:t>Introduction</w:t>
      </w:r>
      <w:r w:rsidR="00FC2894">
        <w:rPr>
          <w:noProof/>
        </w:rPr>
        <w:tab/>
      </w:r>
      <w:r w:rsidR="00FC2894">
        <w:rPr>
          <w:noProof/>
        </w:rPr>
        <w:fldChar w:fldCharType="begin"/>
      </w:r>
      <w:r w:rsidR="00FC2894">
        <w:rPr>
          <w:noProof/>
        </w:rPr>
        <w:instrText xml:space="preserve"> PAGEREF _Toc229627697 \h </w:instrText>
      </w:r>
      <w:r w:rsidR="00FC2894">
        <w:rPr>
          <w:noProof/>
        </w:rPr>
      </w:r>
      <w:r w:rsidR="00FC2894">
        <w:rPr>
          <w:noProof/>
        </w:rPr>
        <w:fldChar w:fldCharType="separate"/>
      </w:r>
      <w:r w:rsidR="00AE7F29">
        <w:rPr>
          <w:noProof/>
        </w:rPr>
        <w:t>3</w:t>
      </w:r>
      <w:r w:rsidR="00FC2894">
        <w:rPr>
          <w:noProof/>
        </w:rPr>
        <w:fldChar w:fldCharType="end"/>
      </w:r>
    </w:p>
    <w:p w14:paraId="23D68DBE"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Why FHIR?</w:t>
      </w:r>
      <w:r>
        <w:rPr>
          <w:noProof/>
        </w:rPr>
        <w:tab/>
      </w:r>
      <w:r>
        <w:rPr>
          <w:noProof/>
        </w:rPr>
        <w:fldChar w:fldCharType="begin"/>
      </w:r>
      <w:r>
        <w:rPr>
          <w:noProof/>
        </w:rPr>
        <w:instrText xml:space="preserve"> PAGEREF _Toc229627698 \h </w:instrText>
      </w:r>
      <w:r>
        <w:rPr>
          <w:noProof/>
        </w:rPr>
      </w:r>
      <w:r>
        <w:rPr>
          <w:noProof/>
        </w:rPr>
        <w:fldChar w:fldCharType="separate"/>
      </w:r>
      <w:r w:rsidR="00AE7F29">
        <w:rPr>
          <w:noProof/>
        </w:rPr>
        <w:t>5</w:t>
      </w:r>
      <w:r>
        <w:rPr>
          <w:noProof/>
        </w:rPr>
        <w:fldChar w:fldCharType="end"/>
      </w:r>
    </w:p>
    <w:p w14:paraId="7908740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Background</w:t>
      </w:r>
      <w:r>
        <w:rPr>
          <w:noProof/>
        </w:rPr>
        <w:tab/>
      </w:r>
      <w:r>
        <w:rPr>
          <w:noProof/>
        </w:rPr>
        <w:fldChar w:fldCharType="begin"/>
      </w:r>
      <w:r>
        <w:rPr>
          <w:noProof/>
        </w:rPr>
        <w:instrText xml:space="preserve"> PAGEREF _Toc229627699 \h </w:instrText>
      </w:r>
      <w:r>
        <w:rPr>
          <w:noProof/>
        </w:rPr>
      </w:r>
      <w:r>
        <w:rPr>
          <w:noProof/>
        </w:rPr>
        <w:fldChar w:fldCharType="separate"/>
      </w:r>
      <w:r w:rsidR="00AE7F29">
        <w:rPr>
          <w:noProof/>
        </w:rPr>
        <w:t>5</w:t>
      </w:r>
      <w:r>
        <w:rPr>
          <w:noProof/>
        </w:rPr>
        <w:fldChar w:fldCharType="end"/>
      </w:r>
    </w:p>
    <w:p w14:paraId="5458581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Scope (content, infrastructure, business use)</w:t>
      </w:r>
      <w:r>
        <w:rPr>
          <w:noProof/>
        </w:rPr>
        <w:tab/>
      </w:r>
      <w:r>
        <w:rPr>
          <w:noProof/>
        </w:rPr>
        <w:fldChar w:fldCharType="begin"/>
      </w:r>
      <w:r>
        <w:rPr>
          <w:noProof/>
        </w:rPr>
        <w:instrText xml:space="preserve"> PAGEREF _Toc229627700 \h </w:instrText>
      </w:r>
      <w:r>
        <w:rPr>
          <w:noProof/>
        </w:rPr>
      </w:r>
      <w:r>
        <w:rPr>
          <w:noProof/>
        </w:rPr>
        <w:fldChar w:fldCharType="separate"/>
      </w:r>
      <w:r w:rsidR="00AE7F29">
        <w:rPr>
          <w:noProof/>
        </w:rPr>
        <w:t>7</w:t>
      </w:r>
      <w:r>
        <w:rPr>
          <w:noProof/>
        </w:rPr>
        <w:fldChar w:fldCharType="end"/>
      </w:r>
    </w:p>
    <w:p w14:paraId="5C37FD29"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Governance &amp; Methodology</w:t>
      </w:r>
      <w:r>
        <w:rPr>
          <w:noProof/>
        </w:rPr>
        <w:tab/>
      </w:r>
      <w:r>
        <w:rPr>
          <w:noProof/>
        </w:rPr>
        <w:fldChar w:fldCharType="begin"/>
      </w:r>
      <w:r>
        <w:rPr>
          <w:noProof/>
        </w:rPr>
        <w:instrText xml:space="preserve"> PAGEREF _Toc229627701 \h </w:instrText>
      </w:r>
      <w:r>
        <w:rPr>
          <w:noProof/>
        </w:rPr>
      </w:r>
      <w:r>
        <w:rPr>
          <w:noProof/>
        </w:rPr>
        <w:fldChar w:fldCharType="separate"/>
      </w:r>
      <w:r w:rsidR="00AE7F29">
        <w:rPr>
          <w:noProof/>
        </w:rPr>
        <w:t>8</w:t>
      </w:r>
      <w:r>
        <w:rPr>
          <w:noProof/>
        </w:rPr>
        <w:fldChar w:fldCharType="end"/>
      </w:r>
    </w:p>
    <w:p w14:paraId="6AF7FE6F"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Relationship with other SDOs</w:t>
      </w:r>
      <w:r>
        <w:rPr>
          <w:noProof/>
        </w:rPr>
        <w:tab/>
      </w:r>
      <w:r>
        <w:rPr>
          <w:noProof/>
        </w:rPr>
        <w:fldChar w:fldCharType="begin"/>
      </w:r>
      <w:r>
        <w:rPr>
          <w:noProof/>
        </w:rPr>
        <w:instrText xml:space="preserve"> PAGEREF _Toc229627702 \h </w:instrText>
      </w:r>
      <w:r>
        <w:rPr>
          <w:noProof/>
        </w:rPr>
      </w:r>
      <w:r>
        <w:rPr>
          <w:noProof/>
        </w:rPr>
        <w:fldChar w:fldCharType="separate"/>
      </w:r>
      <w:r w:rsidR="00AE7F29">
        <w:rPr>
          <w:noProof/>
        </w:rPr>
        <w:t>8</w:t>
      </w:r>
      <w:r>
        <w:rPr>
          <w:noProof/>
        </w:rPr>
        <w:fldChar w:fldCharType="end"/>
      </w:r>
    </w:p>
    <w:p w14:paraId="46E8E1C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License</w:t>
      </w:r>
      <w:r>
        <w:rPr>
          <w:noProof/>
        </w:rPr>
        <w:tab/>
      </w:r>
      <w:r>
        <w:rPr>
          <w:noProof/>
        </w:rPr>
        <w:fldChar w:fldCharType="begin"/>
      </w:r>
      <w:r>
        <w:rPr>
          <w:noProof/>
        </w:rPr>
        <w:instrText xml:space="preserve"> PAGEREF _Toc229627703 \h </w:instrText>
      </w:r>
      <w:r>
        <w:rPr>
          <w:noProof/>
        </w:rPr>
      </w:r>
      <w:r>
        <w:rPr>
          <w:noProof/>
        </w:rPr>
        <w:fldChar w:fldCharType="separate"/>
      </w:r>
      <w:r w:rsidR="00AE7F29">
        <w:rPr>
          <w:noProof/>
        </w:rPr>
        <w:t>8</w:t>
      </w:r>
      <w:r>
        <w:rPr>
          <w:noProof/>
        </w:rPr>
        <w:fldChar w:fldCharType="end"/>
      </w:r>
    </w:p>
    <w:p w14:paraId="6F2AA06D"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Using FHIR – example architectures</w:t>
      </w:r>
      <w:r>
        <w:rPr>
          <w:noProof/>
        </w:rPr>
        <w:tab/>
      </w:r>
      <w:r>
        <w:rPr>
          <w:noProof/>
        </w:rPr>
        <w:fldChar w:fldCharType="begin"/>
      </w:r>
      <w:r>
        <w:rPr>
          <w:noProof/>
        </w:rPr>
        <w:instrText xml:space="preserve"> PAGEREF _Toc229627704 \h </w:instrText>
      </w:r>
      <w:r>
        <w:rPr>
          <w:noProof/>
        </w:rPr>
      </w:r>
      <w:r>
        <w:rPr>
          <w:noProof/>
        </w:rPr>
        <w:fldChar w:fldCharType="separate"/>
      </w:r>
      <w:r w:rsidR="00AE7F29">
        <w:rPr>
          <w:noProof/>
        </w:rPr>
        <w:t>10</w:t>
      </w:r>
      <w:r>
        <w:rPr>
          <w:noProof/>
        </w:rPr>
        <w:fldChar w:fldCharType="end"/>
      </w:r>
    </w:p>
    <w:p w14:paraId="51596F9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Message Broker</w:t>
      </w:r>
      <w:r>
        <w:rPr>
          <w:noProof/>
        </w:rPr>
        <w:tab/>
      </w:r>
      <w:r>
        <w:rPr>
          <w:noProof/>
        </w:rPr>
        <w:fldChar w:fldCharType="begin"/>
      </w:r>
      <w:r>
        <w:rPr>
          <w:noProof/>
        </w:rPr>
        <w:instrText xml:space="preserve"> PAGEREF _Toc229627705 \h </w:instrText>
      </w:r>
      <w:r>
        <w:rPr>
          <w:noProof/>
        </w:rPr>
      </w:r>
      <w:r>
        <w:rPr>
          <w:noProof/>
        </w:rPr>
        <w:fldChar w:fldCharType="separate"/>
      </w:r>
      <w:r w:rsidR="00AE7F29">
        <w:rPr>
          <w:noProof/>
        </w:rPr>
        <w:t>10</w:t>
      </w:r>
      <w:r>
        <w:rPr>
          <w:noProof/>
        </w:rPr>
        <w:fldChar w:fldCharType="end"/>
      </w:r>
    </w:p>
    <w:p w14:paraId="6F1A75E0"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Native FHIR server with existing back end</w:t>
      </w:r>
      <w:r>
        <w:rPr>
          <w:noProof/>
        </w:rPr>
        <w:tab/>
      </w:r>
      <w:r>
        <w:rPr>
          <w:noProof/>
        </w:rPr>
        <w:fldChar w:fldCharType="begin"/>
      </w:r>
      <w:r>
        <w:rPr>
          <w:noProof/>
        </w:rPr>
        <w:instrText xml:space="preserve"> PAGEREF _Toc229627706 \h </w:instrText>
      </w:r>
      <w:r>
        <w:rPr>
          <w:noProof/>
        </w:rPr>
      </w:r>
      <w:r>
        <w:rPr>
          <w:noProof/>
        </w:rPr>
        <w:fldChar w:fldCharType="separate"/>
      </w:r>
      <w:r w:rsidR="00AE7F29">
        <w:rPr>
          <w:noProof/>
        </w:rPr>
        <w:t>11</w:t>
      </w:r>
      <w:r>
        <w:rPr>
          <w:noProof/>
        </w:rPr>
        <w:fldChar w:fldCharType="end"/>
      </w:r>
    </w:p>
    <w:p w14:paraId="65290EE7"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Native FHIR server with FHIR back end</w:t>
      </w:r>
      <w:r>
        <w:rPr>
          <w:noProof/>
        </w:rPr>
        <w:tab/>
      </w:r>
      <w:r>
        <w:rPr>
          <w:noProof/>
        </w:rPr>
        <w:fldChar w:fldCharType="begin"/>
      </w:r>
      <w:r>
        <w:rPr>
          <w:noProof/>
        </w:rPr>
        <w:instrText xml:space="preserve"> PAGEREF _Toc229627707 \h </w:instrText>
      </w:r>
      <w:r>
        <w:rPr>
          <w:noProof/>
        </w:rPr>
      </w:r>
      <w:r>
        <w:rPr>
          <w:noProof/>
        </w:rPr>
        <w:fldChar w:fldCharType="separate"/>
      </w:r>
      <w:r w:rsidR="00AE7F29">
        <w:rPr>
          <w:noProof/>
        </w:rPr>
        <w:t>11</w:t>
      </w:r>
      <w:r>
        <w:rPr>
          <w:noProof/>
        </w:rPr>
        <w:fldChar w:fldCharType="end"/>
      </w:r>
    </w:p>
    <w:p w14:paraId="732DAFEC"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Key Concepts of FHIR</w:t>
      </w:r>
      <w:r>
        <w:rPr>
          <w:noProof/>
        </w:rPr>
        <w:tab/>
      </w:r>
      <w:r>
        <w:rPr>
          <w:noProof/>
        </w:rPr>
        <w:fldChar w:fldCharType="begin"/>
      </w:r>
      <w:r>
        <w:rPr>
          <w:noProof/>
        </w:rPr>
        <w:instrText xml:space="preserve"> PAGEREF _Toc229627708 \h </w:instrText>
      </w:r>
      <w:r>
        <w:rPr>
          <w:noProof/>
        </w:rPr>
      </w:r>
      <w:r>
        <w:rPr>
          <w:noProof/>
        </w:rPr>
        <w:fldChar w:fldCharType="separate"/>
      </w:r>
      <w:r w:rsidR="00AE7F29">
        <w:rPr>
          <w:noProof/>
        </w:rPr>
        <w:t>12</w:t>
      </w:r>
      <w:r>
        <w:rPr>
          <w:noProof/>
        </w:rPr>
        <w:fldChar w:fldCharType="end"/>
      </w:r>
    </w:p>
    <w:p w14:paraId="3AC2E22D"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Resources</w:t>
      </w:r>
      <w:r>
        <w:rPr>
          <w:noProof/>
        </w:rPr>
        <w:tab/>
      </w:r>
      <w:r>
        <w:rPr>
          <w:noProof/>
        </w:rPr>
        <w:fldChar w:fldCharType="begin"/>
      </w:r>
      <w:r>
        <w:rPr>
          <w:noProof/>
        </w:rPr>
        <w:instrText xml:space="preserve"> PAGEREF _Toc229627709 \h </w:instrText>
      </w:r>
      <w:r>
        <w:rPr>
          <w:noProof/>
        </w:rPr>
      </w:r>
      <w:r>
        <w:rPr>
          <w:noProof/>
        </w:rPr>
        <w:fldChar w:fldCharType="separate"/>
      </w:r>
      <w:r w:rsidR="00AE7F29">
        <w:rPr>
          <w:noProof/>
        </w:rPr>
        <w:t>12</w:t>
      </w:r>
      <w:r>
        <w:rPr>
          <w:noProof/>
        </w:rPr>
        <w:fldChar w:fldCharType="end"/>
      </w:r>
    </w:p>
    <w:p w14:paraId="616BB27C"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What is a resource</w:t>
      </w:r>
      <w:r>
        <w:rPr>
          <w:noProof/>
        </w:rPr>
        <w:tab/>
      </w:r>
      <w:r>
        <w:rPr>
          <w:noProof/>
        </w:rPr>
        <w:fldChar w:fldCharType="begin"/>
      </w:r>
      <w:r>
        <w:rPr>
          <w:noProof/>
        </w:rPr>
        <w:instrText xml:space="preserve"> PAGEREF _Toc229627710 \h </w:instrText>
      </w:r>
      <w:r>
        <w:rPr>
          <w:noProof/>
        </w:rPr>
      </w:r>
      <w:r>
        <w:rPr>
          <w:noProof/>
        </w:rPr>
        <w:fldChar w:fldCharType="separate"/>
      </w:r>
      <w:r w:rsidR="00AE7F29">
        <w:rPr>
          <w:noProof/>
        </w:rPr>
        <w:t>12</w:t>
      </w:r>
      <w:r>
        <w:rPr>
          <w:noProof/>
        </w:rPr>
        <w:fldChar w:fldCharType="end"/>
      </w:r>
    </w:p>
    <w:p w14:paraId="7BAB2C97"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Types of Resource in FHIR</w:t>
      </w:r>
      <w:r>
        <w:rPr>
          <w:noProof/>
        </w:rPr>
        <w:tab/>
      </w:r>
      <w:r>
        <w:rPr>
          <w:noProof/>
        </w:rPr>
        <w:fldChar w:fldCharType="begin"/>
      </w:r>
      <w:r>
        <w:rPr>
          <w:noProof/>
        </w:rPr>
        <w:instrText xml:space="preserve"> PAGEREF _Toc229627711 \h </w:instrText>
      </w:r>
      <w:r>
        <w:rPr>
          <w:noProof/>
        </w:rPr>
      </w:r>
      <w:r>
        <w:rPr>
          <w:noProof/>
        </w:rPr>
        <w:fldChar w:fldCharType="separate"/>
      </w:r>
      <w:r w:rsidR="00AE7F29">
        <w:rPr>
          <w:noProof/>
        </w:rPr>
        <w:t>14</w:t>
      </w:r>
      <w:r>
        <w:rPr>
          <w:noProof/>
        </w:rPr>
        <w:fldChar w:fldCharType="end"/>
      </w:r>
    </w:p>
    <w:p w14:paraId="70DA8C1F"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FHIR on the wire</w:t>
      </w:r>
      <w:r>
        <w:rPr>
          <w:noProof/>
        </w:rPr>
        <w:tab/>
      </w:r>
      <w:r>
        <w:rPr>
          <w:noProof/>
        </w:rPr>
        <w:fldChar w:fldCharType="begin"/>
      </w:r>
      <w:r>
        <w:rPr>
          <w:noProof/>
        </w:rPr>
        <w:instrText xml:space="preserve"> PAGEREF _Toc229627712 \h </w:instrText>
      </w:r>
      <w:r>
        <w:rPr>
          <w:noProof/>
        </w:rPr>
      </w:r>
      <w:r>
        <w:rPr>
          <w:noProof/>
        </w:rPr>
        <w:fldChar w:fldCharType="separate"/>
      </w:r>
      <w:r w:rsidR="00AE7F29">
        <w:rPr>
          <w:noProof/>
        </w:rPr>
        <w:t>14</w:t>
      </w:r>
      <w:r>
        <w:rPr>
          <w:noProof/>
        </w:rPr>
        <w:fldChar w:fldCharType="end"/>
      </w:r>
    </w:p>
    <w:p w14:paraId="0B3E776D"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Definition &amp; Documentation in the Specification</w:t>
      </w:r>
      <w:r>
        <w:rPr>
          <w:noProof/>
        </w:rPr>
        <w:tab/>
      </w:r>
      <w:r>
        <w:rPr>
          <w:noProof/>
        </w:rPr>
        <w:fldChar w:fldCharType="begin"/>
      </w:r>
      <w:r>
        <w:rPr>
          <w:noProof/>
        </w:rPr>
        <w:instrText xml:space="preserve"> PAGEREF _Toc229627713 \h </w:instrText>
      </w:r>
      <w:r>
        <w:rPr>
          <w:noProof/>
        </w:rPr>
      </w:r>
      <w:r>
        <w:rPr>
          <w:noProof/>
        </w:rPr>
        <w:fldChar w:fldCharType="separate"/>
      </w:r>
      <w:r w:rsidR="00AE7F29">
        <w:rPr>
          <w:noProof/>
        </w:rPr>
        <w:t>14</w:t>
      </w:r>
      <w:r>
        <w:rPr>
          <w:noProof/>
        </w:rPr>
        <w:fldChar w:fldCharType="end"/>
      </w:r>
    </w:p>
    <w:p w14:paraId="7678554E"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Key Parts of a resource</w:t>
      </w:r>
      <w:r>
        <w:rPr>
          <w:noProof/>
        </w:rPr>
        <w:tab/>
      </w:r>
      <w:r>
        <w:rPr>
          <w:noProof/>
        </w:rPr>
        <w:fldChar w:fldCharType="begin"/>
      </w:r>
      <w:r>
        <w:rPr>
          <w:noProof/>
        </w:rPr>
        <w:instrText xml:space="preserve"> PAGEREF _Toc229627714 \h </w:instrText>
      </w:r>
      <w:r>
        <w:rPr>
          <w:noProof/>
        </w:rPr>
      </w:r>
      <w:r>
        <w:rPr>
          <w:noProof/>
        </w:rPr>
        <w:fldChar w:fldCharType="separate"/>
      </w:r>
      <w:r w:rsidR="00AE7F29">
        <w:rPr>
          <w:noProof/>
        </w:rPr>
        <w:t>17</w:t>
      </w:r>
      <w:r>
        <w:rPr>
          <w:noProof/>
        </w:rPr>
        <w:fldChar w:fldCharType="end"/>
      </w:r>
    </w:p>
    <w:p w14:paraId="016D80D5"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Resource Metadata</w:t>
      </w:r>
      <w:r>
        <w:rPr>
          <w:noProof/>
        </w:rPr>
        <w:tab/>
      </w:r>
      <w:r>
        <w:rPr>
          <w:noProof/>
        </w:rPr>
        <w:fldChar w:fldCharType="begin"/>
      </w:r>
      <w:r>
        <w:rPr>
          <w:noProof/>
        </w:rPr>
        <w:instrText xml:space="preserve"> PAGEREF _Toc229627715 \h </w:instrText>
      </w:r>
      <w:r>
        <w:rPr>
          <w:noProof/>
        </w:rPr>
      </w:r>
      <w:r>
        <w:rPr>
          <w:noProof/>
        </w:rPr>
        <w:fldChar w:fldCharType="separate"/>
      </w:r>
      <w:r w:rsidR="00AE7F29">
        <w:rPr>
          <w:noProof/>
        </w:rPr>
        <w:t>20</w:t>
      </w:r>
      <w:r>
        <w:rPr>
          <w:noProof/>
        </w:rPr>
        <w:fldChar w:fldCharType="end"/>
      </w:r>
    </w:p>
    <w:p w14:paraId="60F429A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Datatypes</w:t>
      </w:r>
      <w:r>
        <w:rPr>
          <w:noProof/>
        </w:rPr>
        <w:tab/>
      </w:r>
      <w:r>
        <w:rPr>
          <w:noProof/>
        </w:rPr>
        <w:fldChar w:fldCharType="begin"/>
      </w:r>
      <w:r>
        <w:rPr>
          <w:noProof/>
        </w:rPr>
        <w:instrText xml:space="preserve"> PAGEREF _Toc229627716 \h </w:instrText>
      </w:r>
      <w:r>
        <w:rPr>
          <w:noProof/>
        </w:rPr>
      </w:r>
      <w:r>
        <w:rPr>
          <w:noProof/>
        </w:rPr>
        <w:fldChar w:fldCharType="separate"/>
      </w:r>
      <w:r w:rsidR="00AE7F29">
        <w:rPr>
          <w:noProof/>
        </w:rPr>
        <w:t>21</w:t>
      </w:r>
      <w:r>
        <w:rPr>
          <w:noProof/>
        </w:rPr>
        <w:fldChar w:fldCharType="end"/>
      </w:r>
    </w:p>
    <w:p w14:paraId="11EE769D"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Code</w:t>
      </w:r>
      <w:r>
        <w:rPr>
          <w:noProof/>
        </w:rPr>
        <w:tab/>
      </w:r>
      <w:r>
        <w:rPr>
          <w:noProof/>
        </w:rPr>
        <w:fldChar w:fldCharType="begin"/>
      </w:r>
      <w:r>
        <w:rPr>
          <w:noProof/>
        </w:rPr>
        <w:instrText xml:space="preserve"> PAGEREF _Toc229627717 \h </w:instrText>
      </w:r>
      <w:r>
        <w:rPr>
          <w:noProof/>
        </w:rPr>
      </w:r>
      <w:r>
        <w:rPr>
          <w:noProof/>
        </w:rPr>
        <w:fldChar w:fldCharType="separate"/>
      </w:r>
      <w:r w:rsidR="00AE7F29">
        <w:rPr>
          <w:noProof/>
        </w:rPr>
        <w:t>21</w:t>
      </w:r>
      <w:r>
        <w:rPr>
          <w:noProof/>
        </w:rPr>
        <w:fldChar w:fldCharType="end"/>
      </w:r>
    </w:p>
    <w:p w14:paraId="0449118C"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CodeableConcept</w:t>
      </w:r>
      <w:r>
        <w:rPr>
          <w:noProof/>
        </w:rPr>
        <w:tab/>
      </w:r>
      <w:r>
        <w:rPr>
          <w:noProof/>
        </w:rPr>
        <w:fldChar w:fldCharType="begin"/>
      </w:r>
      <w:r>
        <w:rPr>
          <w:noProof/>
        </w:rPr>
        <w:instrText xml:space="preserve"> PAGEREF _Toc229627718 \h </w:instrText>
      </w:r>
      <w:r>
        <w:rPr>
          <w:noProof/>
        </w:rPr>
      </w:r>
      <w:r>
        <w:rPr>
          <w:noProof/>
        </w:rPr>
        <w:fldChar w:fldCharType="separate"/>
      </w:r>
      <w:r w:rsidR="00AE7F29">
        <w:rPr>
          <w:noProof/>
        </w:rPr>
        <w:t>22</w:t>
      </w:r>
      <w:r>
        <w:rPr>
          <w:noProof/>
        </w:rPr>
        <w:fldChar w:fldCharType="end"/>
      </w:r>
    </w:p>
    <w:p w14:paraId="0232D74B"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Resource reference</w:t>
      </w:r>
      <w:r>
        <w:rPr>
          <w:noProof/>
        </w:rPr>
        <w:tab/>
      </w:r>
      <w:r>
        <w:rPr>
          <w:noProof/>
        </w:rPr>
        <w:fldChar w:fldCharType="begin"/>
      </w:r>
      <w:r>
        <w:rPr>
          <w:noProof/>
        </w:rPr>
        <w:instrText xml:space="preserve"> PAGEREF _Toc229627719 \h </w:instrText>
      </w:r>
      <w:r>
        <w:rPr>
          <w:noProof/>
        </w:rPr>
      </w:r>
      <w:r>
        <w:rPr>
          <w:noProof/>
        </w:rPr>
        <w:fldChar w:fldCharType="separate"/>
      </w:r>
      <w:r w:rsidR="00AE7F29">
        <w:rPr>
          <w:noProof/>
        </w:rPr>
        <w:t>22</w:t>
      </w:r>
      <w:r>
        <w:rPr>
          <w:noProof/>
        </w:rPr>
        <w:fldChar w:fldCharType="end"/>
      </w:r>
    </w:p>
    <w:p w14:paraId="737A0AE5"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Contained Resources</w:t>
      </w:r>
      <w:r>
        <w:rPr>
          <w:noProof/>
        </w:rPr>
        <w:tab/>
      </w:r>
      <w:r>
        <w:rPr>
          <w:noProof/>
        </w:rPr>
        <w:fldChar w:fldCharType="begin"/>
      </w:r>
      <w:r>
        <w:rPr>
          <w:noProof/>
        </w:rPr>
        <w:instrText xml:space="preserve"> PAGEREF _Toc229627720 \h </w:instrText>
      </w:r>
      <w:r>
        <w:rPr>
          <w:noProof/>
        </w:rPr>
      </w:r>
      <w:r>
        <w:rPr>
          <w:noProof/>
        </w:rPr>
        <w:fldChar w:fldCharType="separate"/>
      </w:r>
      <w:r w:rsidR="00AE7F29">
        <w:rPr>
          <w:noProof/>
        </w:rPr>
        <w:t>23</w:t>
      </w:r>
      <w:r>
        <w:rPr>
          <w:noProof/>
        </w:rPr>
        <w:fldChar w:fldCharType="end"/>
      </w:r>
    </w:p>
    <w:p w14:paraId="2C00EB4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Bundles</w:t>
      </w:r>
      <w:r>
        <w:rPr>
          <w:noProof/>
        </w:rPr>
        <w:tab/>
      </w:r>
      <w:r>
        <w:rPr>
          <w:noProof/>
        </w:rPr>
        <w:fldChar w:fldCharType="begin"/>
      </w:r>
      <w:r>
        <w:rPr>
          <w:noProof/>
        </w:rPr>
        <w:instrText xml:space="preserve"> PAGEREF _Toc229627721 \h </w:instrText>
      </w:r>
      <w:r>
        <w:rPr>
          <w:noProof/>
        </w:rPr>
      </w:r>
      <w:r>
        <w:rPr>
          <w:noProof/>
        </w:rPr>
        <w:fldChar w:fldCharType="separate"/>
      </w:r>
      <w:r w:rsidR="00AE7F29">
        <w:rPr>
          <w:noProof/>
        </w:rPr>
        <w:t>23</w:t>
      </w:r>
      <w:r>
        <w:rPr>
          <w:noProof/>
        </w:rPr>
        <w:fldChar w:fldCharType="end"/>
      </w:r>
    </w:p>
    <w:p w14:paraId="3A4FE056"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Profiles</w:t>
      </w:r>
      <w:r>
        <w:rPr>
          <w:noProof/>
        </w:rPr>
        <w:tab/>
      </w:r>
      <w:r>
        <w:rPr>
          <w:noProof/>
        </w:rPr>
        <w:fldChar w:fldCharType="begin"/>
      </w:r>
      <w:r>
        <w:rPr>
          <w:noProof/>
        </w:rPr>
        <w:instrText xml:space="preserve"> PAGEREF _Toc229627722 \h </w:instrText>
      </w:r>
      <w:r>
        <w:rPr>
          <w:noProof/>
        </w:rPr>
      </w:r>
      <w:r>
        <w:rPr>
          <w:noProof/>
        </w:rPr>
        <w:fldChar w:fldCharType="separate"/>
      </w:r>
      <w:r w:rsidR="00AE7F29">
        <w:rPr>
          <w:noProof/>
        </w:rPr>
        <w:t>25</w:t>
      </w:r>
      <w:r>
        <w:rPr>
          <w:noProof/>
        </w:rPr>
        <w:fldChar w:fldCharType="end"/>
      </w:r>
    </w:p>
    <w:p w14:paraId="255E044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Security &amp; Audit</w:t>
      </w:r>
      <w:r>
        <w:rPr>
          <w:noProof/>
        </w:rPr>
        <w:tab/>
      </w:r>
      <w:r>
        <w:rPr>
          <w:noProof/>
        </w:rPr>
        <w:fldChar w:fldCharType="begin"/>
      </w:r>
      <w:r>
        <w:rPr>
          <w:noProof/>
        </w:rPr>
        <w:instrText xml:space="preserve"> PAGEREF _Toc229627723 \h </w:instrText>
      </w:r>
      <w:r>
        <w:rPr>
          <w:noProof/>
        </w:rPr>
      </w:r>
      <w:r>
        <w:rPr>
          <w:noProof/>
        </w:rPr>
        <w:fldChar w:fldCharType="separate"/>
      </w:r>
      <w:r w:rsidR="00AE7F29">
        <w:rPr>
          <w:noProof/>
        </w:rPr>
        <w:t>26</w:t>
      </w:r>
      <w:r>
        <w:rPr>
          <w:noProof/>
        </w:rPr>
        <w:fldChar w:fldCharType="end"/>
      </w:r>
    </w:p>
    <w:p w14:paraId="22D70B1C"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Notes on specific resources</w:t>
      </w:r>
      <w:r>
        <w:rPr>
          <w:noProof/>
        </w:rPr>
        <w:tab/>
      </w:r>
      <w:r>
        <w:rPr>
          <w:noProof/>
        </w:rPr>
        <w:fldChar w:fldCharType="begin"/>
      </w:r>
      <w:r>
        <w:rPr>
          <w:noProof/>
        </w:rPr>
        <w:instrText xml:space="preserve"> PAGEREF _Toc229627724 \h </w:instrText>
      </w:r>
      <w:r>
        <w:rPr>
          <w:noProof/>
        </w:rPr>
      </w:r>
      <w:r>
        <w:rPr>
          <w:noProof/>
        </w:rPr>
        <w:fldChar w:fldCharType="separate"/>
      </w:r>
      <w:r w:rsidR="00AE7F29">
        <w:rPr>
          <w:noProof/>
        </w:rPr>
        <w:t>27</w:t>
      </w:r>
      <w:r>
        <w:rPr>
          <w:noProof/>
        </w:rPr>
        <w:fldChar w:fldCharType="end"/>
      </w:r>
    </w:p>
    <w:p w14:paraId="2ED1F98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Patient</w:t>
      </w:r>
      <w:r>
        <w:rPr>
          <w:noProof/>
        </w:rPr>
        <w:tab/>
      </w:r>
      <w:r>
        <w:rPr>
          <w:noProof/>
        </w:rPr>
        <w:fldChar w:fldCharType="begin"/>
      </w:r>
      <w:r>
        <w:rPr>
          <w:noProof/>
        </w:rPr>
        <w:instrText xml:space="preserve"> PAGEREF _Toc229627725 \h </w:instrText>
      </w:r>
      <w:r>
        <w:rPr>
          <w:noProof/>
        </w:rPr>
      </w:r>
      <w:r>
        <w:rPr>
          <w:noProof/>
        </w:rPr>
        <w:fldChar w:fldCharType="separate"/>
      </w:r>
      <w:r w:rsidR="00AE7F29">
        <w:rPr>
          <w:noProof/>
        </w:rPr>
        <w:t>27</w:t>
      </w:r>
      <w:r>
        <w:rPr>
          <w:noProof/>
        </w:rPr>
        <w:fldChar w:fldCharType="end"/>
      </w:r>
    </w:p>
    <w:p w14:paraId="485F81E5"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Interoperability Paradigms</w:t>
      </w:r>
      <w:r>
        <w:rPr>
          <w:noProof/>
        </w:rPr>
        <w:tab/>
      </w:r>
      <w:r>
        <w:rPr>
          <w:noProof/>
        </w:rPr>
        <w:fldChar w:fldCharType="begin"/>
      </w:r>
      <w:r>
        <w:rPr>
          <w:noProof/>
        </w:rPr>
        <w:instrText xml:space="preserve"> PAGEREF _Toc229627726 \h </w:instrText>
      </w:r>
      <w:r>
        <w:rPr>
          <w:noProof/>
        </w:rPr>
      </w:r>
      <w:r>
        <w:rPr>
          <w:noProof/>
        </w:rPr>
        <w:fldChar w:fldCharType="separate"/>
      </w:r>
      <w:r w:rsidR="00AE7F29">
        <w:rPr>
          <w:noProof/>
        </w:rPr>
        <w:t>27</w:t>
      </w:r>
      <w:r>
        <w:rPr>
          <w:noProof/>
        </w:rPr>
        <w:fldChar w:fldCharType="end"/>
      </w:r>
    </w:p>
    <w:p w14:paraId="130708B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REST</w:t>
      </w:r>
      <w:r>
        <w:rPr>
          <w:noProof/>
        </w:rPr>
        <w:tab/>
      </w:r>
      <w:r>
        <w:rPr>
          <w:noProof/>
        </w:rPr>
        <w:fldChar w:fldCharType="begin"/>
      </w:r>
      <w:r>
        <w:rPr>
          <w:noProof/>
        </w:rPr>
        <w:instrText xml:space="preserve"> PAGEREF _Toc229627727 \h </w:instrText>
      </w:r>
      <w:r>
        <w:rPr>
          <w:noProof/>
        </w:rPr>
      </w:r>
      <w:r>
        <w:rPr>
          <w:noProof/>
        </w:rPr>
        <w:fldChar w:fldCharType="separate"/>
      </w:r>
      <w:r w:rsidR="00AE7F29">
        <w:rPr>
          <w:noProof/>
        </w:rPr>
        <w:t>27</w:t>
      </w:r>
      <w:r>
        <w:rPr>
          <w:noProof/>
        </w:rPr>
        <w:fldChar w:fldCharType="end"/>
      </w:r>
    </w:p>
    <w:p w14:paraId="0FE5CB6B"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Messages</w:t>
      </w:r>
      <w:r>
        <w:rPr>
          <w:noProof/>
        </w:rPr>
        <w:tab/>
      </w:r>
      <w:r>
        <w:rPr>
          <w:noProof/>
        </w:rPr>
        <w:fldChar w:fldCharType="begin"/>
      </w:r>
      <w:r>
        <w:rPr>
          <w:noProof/>
        </w:rPr>
        <w:instrText xml:space="preserve"> PAGEREF _Toc229627728 \h </w:instrText>
      </w:r>
      <w:r>
        <w:rPr>
          <w:noProof/>
        </w:rPr>
      </w:r>
      <w:r>
        <w:rPr>
          <w:noProof/>
        </w:rPr>
        <w:fldChar w:fldCharType="separate"/>
      </w:r>
      <w:r w:rsidR="00AE7F29">
        <w:rPr>
          <w:noProof/>
        </w:rPr>
        <w:t>27</w:t>
      </w:r>
      <w:r>
        <w:rPr>
          <w:noProof/>
        </w:rPr>
        <w:fldChar w:fldCharType="end"/>
      </w:r>
    </w:p>
    <w:p w14:paraId="7DB97C2B"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Documents</w:t>
      </w:r>
      <w:r>
        <w:rPr>
          <w:noProof/>
        </w:rPr>
        <w:tab/>
      </w:r>
      <w:r>
        <w:rPr>
          <w:noProof/>
        </w:rPr>
        <w:fldChar w:fldCharType="begin"/>
      </w:r>
      <w:r>
        <w:rPr>
          <w:noProof/>
        </w:rPr>
        <w:instrText xml:space="preserve"> PAGEREF _Toc229627729 \h </w:instrText>
      </w:r>
      <w:r>
        <w:rPr>
          <w:noProof/>
        </w:rPr>
      </w:r>
      <w:r>
        <w:rPr>
          <w:noProof/>
        </w:rPr>
        <w:fldChar w:fldCharType="separate"/>
      </w:r>
      <w:r w:rsidR="00AE7F29">
        <w:rPr>
          <w:noProof/>
        </w:rPr>
        <w:t>27</w:t>
      </w:r>
      <w:r>
        <w:rPr>
          <w:noProof/>
        </w:rPr>
        <w:fldChar w:fldCharType="end"/>
      </w:r>
    </w:p>
    <w:p w14:paraId="4FDD7595"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Service</w:t>
      </w:r>
      <w:r>
        <w:rPr>
          <w:noProof/>
        </w:rPr>
        <w:tab/>
      </w:r>
      <w:r>
        <w:rPr>
          <w:noProof/>
        </w:rPr>
        <w:fldChar w:fldCharType="begin"/>
      </w:r>
      <w:r>
        <w:rPr>
          <w:noProof/>
        </w:rPr>
        <w:instrText xml:space="preserve"> PAGEREF _Toc229627730 \h </w:instrText>
      </w:r>
      <w:r>
        <w:rPr>
          <w:noProof/>
        </w:rPr>
      </w:r>
      <w:r>
        <w:rPr>
          <w:noProof/>
        </w:rPr>
        <w:fldChar w:fldCharType="separate"/>
      </w:r>
      <w:r w:rsidR="00AE7F29">
        <w:rPr>
          <w:noProof/>
        </w:rPr>
        <w:t>27</w:t>
      </w:r>
      <w:r>
        <w:rPr>
          <w:noProof/>
        </w:rPr>
        <w:fldChar w:fldCharType="end"/>
      </w:r>
    </w:p>
    <w:p w14:paraId="7DF4A79F"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REST basics</w:t>
      </w:r>
      <w:r>
        <w:rPr>
          <w:noProof/>
        </w:rPr>
        <w:tab/>
      </w:r>
      <w:r>
        <w:rPr>
          <w:noProof/>
        </w:rPr>
        <w:fldChar w:fldCharType="begin"/>
      </w:r>
      <w:r>
        <w:rPr>
          <w:noProof/>
        </w:rPr>
        <w:instrText xml:space="preserve"> PAGEREF _Toc229627731 \h </w:instrText>
      </w:r>
      <w:r>
        <w:rPr>
          <w:noProof/>
        </w:rPr>
      </w:r>
      <w:r>
        <w:rPr>
          <w:noProof/>
        </w:rPr>
        <w:fldChar w:fldCharType="separate"/>
      </w:r>
      <w:r w:rsidR="00AE7F29">
        <w:rPr>
          <w:noProof/>
        </w:rPr>
        <w:t>28</w:t>
      </w:r>
      <w:r>
        <w:rPr>
          <w:noProof/>
        </w:rPr>
        <w:fldChar w:fldCharType="end"/>
      </w:r>
    </w:p>
    <w:p w14:paraId="2DCF7E71"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lastRenderedPageBreak/>
        <w:t>Playing with FHIR</w:t>
      </w:r>
      <w:r>
        <w:rPr>
          <w:noProof/>
        </w:rPr>
        <w:tab/>
      </w:r>
      <w:r>
        <w:rPr>
          <w:noProof/>
        </w:rPr>
        <w:fldChar w:fldCharType="begin"/>
      </w:r>
      <w:r>
        <w:rPr>
          <w:noProof/>
        </w:rPr>
        <w:instrText xml:space="preserve"> PAGEREF _Toc229627732 \h </w:instrText>
      </w:r>
      <w:r>
        <w:rPr>
          <w:noProof/>
        </w:rPr>
      </w:r>
      <w:r>
        <w:rPr>
          <w:noProof/>
        </w:rPr>
        <w:fldChar w:fldCharType="separate"/>
      </w:r>
      <w:r w:rsidR="00AE7F29">
        <w:rPr>
          <w:noProof/>
        </w:rPr>
        <w:t>28</w:t>
      </w:r>
      <w:r>
        <w:rPr>
          <w:noProof/>
        </w:rPr>
        <w:fldChar w:fldCharType="end"/>
      </w:r>
    </w:p>
    <w:p w14:paraId="0C327C50"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Add a new resource</w:t>
      </w:r>
      <w:r>
        <w:rPr>
          <w:noProof/>
        </w:rPr>
        <w:tab/>
      </w:r>
      <w:r>
        <w:rPr>
          <w:noProof/>
        </w:rPr>
        <w:fldChar w:fldCharType="begin"/>
      </w:r>
      <w:r>
        <w:rPr>
          <w:noProof/>
        </w:rPr>
        <w:instrText xml:space="preserve"> PAGEREF _Toc229627733 \h </w:instrText>
      </w:r>
      <w:r>
        <w:rPr>
          <w:noProof/>
        </w:rPr>
      </w:r>
      <w:r>
        <w:rPr>
          <w:noProof/>
        </w:rPr>
        <w:fldChar w:fldCharType="separate"/>
      </w:r>
      <w:r w:rsidR="00AE7F29">
        <w:rPr>
          <w:noProof/>
        </w:rPr>
        <w:t>32</w:t>
      </w:r>
      <w:r>
        <w:rPr>
          <w:noProof/>
        </w:rPr>
        <w:fldChar w:fldCharType="end"/>
      </w:r>
    </w:p>
    <w:p w14:paraId="07D7B294"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Client assigns the id</w:t>
      </w:r>
      <w:r>
        <w:rPr>
          <w:noProof/>
        </w:rPr>
        <w:tab/>
      </w:r>
      <w:r>
        <w:rPr>
          <w:noProof/>
        </w:rPr>
        <w:fldChar w:fldCharType="begin"/>
      </w:r>
      <w:r>
        <w:rPr>
          <w:noProof/>
        </w:rPr>
        <w:instrText xml:space="preserve"> PAGEREF _Toc229627734 \h </w:instrText>
      </w:r>
      <w:r>
        <w:rPr>
          <w:noProof/>
        </w:rPr>
      </w:r>
      <w:r>
        <w:rPr>
          <w:noProof/>
        </w:rPr>
        <w:fldChar w:fldCharType="separate"/>
      </w:r>
      <w:r w:rsidR="00AE7F29">
        <w:rPr>
          <w:noProof/>
        </w:rPr>
        <w:t>32</w:t>
      </w:r>
      <w:r>
        <w:rPr>
          <w:noProof/>
        </w:rPr>
        <w:fldChar w:fldCharType="end"/>
      </w:r>
    </w:p>
    <w:p w14:paraId="78EA7D00"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Server creates the Id</w:t>
      </w:r>
      <w:r>
        <w:rPr>
          <w:noProof/>
        </w:rPr>
        <w:tab/>
      </w:r>
      <w:r>
        <w:rPr>
          <w:noProof/>
        </w:rPr>
        <w:fldChar w:fldCharType="begin"/>
      </w:r>
      <w:r>
        <w:rPr>
          <w:noProof/>
        </w:rPr>
        <w:instrText xml:space="preserve"> PAGEREF _Toc229627735 \h </w:instrText>
      </w:r>
      <w:r>
        <w:rPr>
          <w:noProof/>
        </w:rPr>
      </w:r>
      <w:r>
        <w:rPr>
          <w:noProof/>
        </w:rPr>
        <w:fldChar w:fldCharType="separate"/>
      </w:r>
      <w:r w:rsidR="00AE7F29">
        <w:rPr>
          <w:noProof/>
        </w:rPr>
        <w:t>32</w:t>
      </w:r>
      <w:r>
        <w:rPr>
          <w:noProof/>
        </w:rPr>
        <w:fldChar w:fldCharType="end"/>
      </w:r>
    </w:p>
    <w:p w14:paraId="56CA73C4"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Retrieve a resource</w:t>
      </w:r>
      <w:r>
        <w:rPr>
          <w:noProof/>
        </w:rPr>
        <w:tab/>
      </w:r>
      <w:r>
        <w:rPr>
          <w:noProof/>
        </w:rPr>
        <w:fldChar w:fldCharType="begin"/>
      </w:r>
      <w:r>
        <w:rPr>
          <w:noProof/>
        </w:rPr>
        <w:instrText xml:space="preserve"> PAGEREF _Toc229627736 \h </w:instrText>
      </w:r>
      <w:r>
        <w:rPr>
          <w:noProof/>
        </w:rPr>
      </w:r>
      <w:r>
        <w:rPr>
          <w:noProof/>
        </w:rPr>
        <w:fldChar w:fldCharType="separate"/>
      </w:r>
      <w:r w:rsidR="00AE7F29">
        <w:rPr>
          <w:noProof/>
        </w:rPr>
        <w:t>33</w:t>
      </w:r>
      <w:r>
        <w:rPr>
          <w:noProof/>
        </w:rPr>
        <w:fldChar w:fldCharType="end"/>
      </w:r>
    </w:p>
    <w:p w14:paraId="2FC80F54"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Search for a resource</w:t>
      </w:r>
      <w:r>
        <w:rPr>
          <w:noProof/>
        </w:rPr>
        <w:tab/>
      </w:r>
      <w:r>
        <w:rPr>
          <w:noProof/>
        </w:rPr>
        <w:fldChar w:fldCharType="begin"/>
      </w:r>
      <w:r>
        <w:rPr>
          <w:noProof/>
        </w:rPr>
        <w:instrText xml:space="preserve"> PAGEREF _Toc229627737 \h </w:instrText>
      </w:r>
      <w:r>
        <w:rPr>
          <w:noProof/>
        </w:rPr>
      </w:r>
      <w:r>
        <w:rPr>
          <w:noProof/>
        </w:rPr>
        <w:fldChar w:fldCharType="separate"/>
      </w:r>
      <w:r w:rsidR="00AE7F29">
        <w:rPr>
          <w:noProof/>
        </w:rPr>
        <w:t>33</w:t>
      </w:r>
      <w:r>
        <w:rPr>
          <w:noProof/>
        </w:rPr>
        <w:fldChar w:fldCharType="end"/>
      </w:r>
    </w:p>
    <w:p w14:paraId="2900DD4A"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Simple search</w:t>
      </w:r>
      <w:r>
        <w:rPr>
          <w:noProof/>
        </w:rPr>
        <w:tab/>
      </w:r>
      <w:r>
        <w:rPr>
          <w:noProof/>
        </w:rPr>
        <w:fldChar w:fldCharType="begin"/>
      </w:r>
      <w:r>
        <w:rPr>
          <w:noProof/>
        </w:rPr>
        <w:instrText xml:space="preserve"> PAGEREF _Toc229627738 \h </w:instrText>
      </w:r>
      <w:r>
        <w:rPr>
          <w:noProof/>
        </w:rPr>
      </w:r>
      <w:r>
        <w:rPr>
          <w:noProof/>
        </w:rPr>
        <w:fldChar w:fldCharType="separate"/>
      </w:r>
      <w:r w:rsidR="00AE7F29">
        <w:rPr>
          <w:noProof/>
        </w:rPr>
        <w:t>34</w:t>
      </w:r>
      <w:r>
        <w:rPr>
          <w:noProof/>
        </w:rPr>
        <w:fldChar w:fldCharType="end"/>
      </w:r>
    </w:p>
    <w:p w14:paraId="21361635"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Searching across resources</w:t>
      </w:r>
      <w:r>
        <w:rPr>
          <w:noProof/>
        </w:rPr>
        <w:tab/>
      </w:r>
      <w:r>
        <w:rPr>
          <w:noProof/>
        </w:rPr>
        <w:fldChar w:fldCharType="begin"/>
      </w:r>
      <w:r>
        <w:rPr>
          <w:noProof/>
        </w:rPr>
        <w:instrText xml:space="preserve"> PAGEREF _Toc229627739 \h </w:instrText>
      </w:r>
      <w:r>
        <w:rPr>
          <w:noProof/>
        </w:rPr>
      </w:r>
      <w:r>
        <w:rPr>
          <w:noProof/>
        </w:rPr>
        <w:fldChar w:fldCharType="separate"/>
      </w:r>
      <w:r w:rsidR="00AE7F29">
        <w:rPr>
          <w:noProof/>
        </w:rPr>
        <w:t>35</w:t>
      </w:r>
      <w:r>
        <w:rPr>
          <w:noProof/>
        </w:rPr>
        <w:fldChar w:fldCharType="end"/>
      </w:r>
    </w:p>
    <w:p w14:paraId="32FEBD2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Retrieve the history of a specific resource</w:t>
      </w:r>
      <w:r>
        <w:rPr>
          <w:noProof/>
        </w:rPr>
        <w:tab/>
      </w:r>
      <w:r>
        <w:rPr>
          <w:noProof/>
        </w:rPr>
        <w:fldChar w:fldCharType="begin"/>
      </w:r>
      <w:r>
        <w:rPr>
          <w:noProof/>
        </w:rPr>
        <w:instrText xml:space="preserve"> PAGEREF _Toc229627740 \h </w:instrText>
      </w:r>
      <w:r>
        <w:rPr>
          <w:noProof/>
        </w:rPr>
      </w:r>
      <w:r>
        <w:rPr>
          <w:noProof/>
        </w:rPr>
        <w:fldChar w:fldCharType="separate"/>
      </w:r>
      <w:r w:rsidR="00AE7F29">
        <w:rPr>
          <w:noProof/>
        </w:rPr>
        <w:t>35</w:t>
      </w:r>
      <w:r>
        <w:rPr>
          <w:noProof/>
        </w:rPr>
        <w:fldChar w:fldCharType="end"/>
      </w:r>
    </w:p>
    <w:p w14:paraId="71AC63F3"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Retrieve a specific version of a resource</w:t>
      </w:r>
      <w:r>
        <w:rPr>
          <w:noProof/>
        </w:rPr>
        <w:tab/>
      </w:r>
      <w:r>
        <w:rPr>
          <w:noProof/>
        </w:rPr>
        <w:fldChar w:fldCharType="begin"/>
      </w:r>
      <w:r>
        <w:rPr>
          <w:noProof/>
        </w:rPr>
        <w:instrText xml:space="preserve"> PAGEREF _Toc229627741 \h </w:instrText>
      </w:r>
      <w:r>
        <w:rPr>
          <w:noProof/>
        </w:rPr>
      </w:r>
      <w:r>
        <w:rPr>
          <w:noProof/>
        </w:rPr>
        <w:fldChar w:fldCharType="separate"/>
      </w:r>
      <w:r w:rsidR="00AE7F29">
        <w:rPr>
          <w:noProof/>
        </w:rPr>
        <w:t>35</w:t>
      </w:r>
      <w:r>
        <w:rPr>
          <w:noProof/>
        </w:rPr>
        <w:fldChar w:fldCharType="end"/>
      </w:r>
    </w:p>
    <w:p w14:paraId="7D836419"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Delete a resource</w:t>
      </w:r>
      <w:r>
        <w:rPr>
          <w:noProof/>
        </w:rPr>
        <w:tab/>
      </w:r>
      <w:r>
        <w:rPr>
          <w:noProof/>
        </w:rPr>
        <w:fldChar w:fldCharType="begin"/>
      </w:r>
      <w:r>
        <w:rPr>
          <w:noProof/>
        </w:rPr>
        <w:instrText xml:space="preserve"> PAGEREF _Toc229627742 \h </w:instrText>
      </w:r>
      <w:r>
        <w:rPr>
          <w:noProof/>
        </w:rPr>
      </w:r>
      <w:r>
        <w:rPr>
          <w:noProof/>
        </w:rPr>
        <w:fldChar w:fldCharType="separate"/>
      </w:r>
      <w:r w:rsidR="00AE7F29">
        <w:rPr>
          <w:noProof/>
        </w:rPr>
        <w:t>35</w:t>
      </w:r>
      <w:r>
        <w:rPr>
          <w:noProof/>
        </w:rPr>
        <w:fldChar w:fldCharType="end"/>
      </w:r>
    </w:p>
    <w:p w14:paraId="34A418FB"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Batch Updates</w:t>
      </w:r>
      <w:r>
        <w:rPr>
          <w:noProof/>
        </w:rPr>
        <w:tab/>
      </w:r>
      <w:r>
        <w:rPr>
          <w:noProof/>
        </w:rPr>
        <w:fldChar w:fldCharType="begin"/>
      </w:r>
      <w:r>
        <w:rPr>
          <w:noProof/>
        </w:rPr>
        <w:instrText xml:space="preserve"> PAGEREF _Toc229627743 \h </w:instrText>
      </w:r>
      <w:r>
        <w:rPr>
          <w:noProof/>
        </w:rPr>
      </w:r>
      <w:r>
        <w:rPr>
          <w:noProof/>
        </w:rPr>
        <w:fldChar w:fldCharType="separate"/>
      </w:r>
      <w:r w:rsidR="00AE7F29">
        <w:rPr>
          <w:noProof/>
        </w:rPr>
        <w:t>36</w:t>
      </w:r>
      <w:r>
        <w:rPr>
          <w:noProof/>
        </w:rPr>
        <w:fldChar w:fldCharType="end"/>
      </w:r>
    </w:p>
    <w:p w14:paraId="165F1F71"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Conformance Statement</w:t>
      </w:r>
      <w:r>
        <w:rPr>
          <w:noProof/>
        </w:rPr>
        <w:tab/>
      </w:r>
      <w:r>
        <w:rPr>
          <w:noProof/>
        </w:rPr>
        <w:fldChar w:fldCharType="begin"/>
      </w:r>
      <w:r>
        <w:rPr>
          <w:noProof/>
        </w:rPr>
        <w:instrText xml:space="preserve"> PAGEREF _Toc229627744 \h </w:instrText>
      </w:r>
      <w:r>
        <w:rPr>
          <w:noProof/>
        </w:rPr>
      </w:r>
      <w:r>
        <w:rPr>
          <w:noProof/>
        </w:rPr>
        <w:fldChar w:fldCharType="separate"/>
      </w:r>
      <w:r w:rsidR="00AE7F29">
        <w:rPr>
          <w:noProof/>
        </w:rPr>
        <w:t>43</w:t>
      </w:r>
      <w:r>
        <w:rPr>
          <w:noProof/>
        </w:rPr>
        <w:fldChar w:fldCharType="end"/>
      </w:r>
    </w:p>
    <w:p w14:paraId="5A45E5C0"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Specific REST stuff</w:t>
      </w:r>
      <w:r>
        <w:rPr>
          <w:noProof/>
        </w:rPr>
        <w:tab/>
      </w:r>
      <w:r>
        <w:rPr>
          <w:noProof/>
        </w:rPr>
        <w:fldChar w:fldCharType="begin"/>
      </w:r>
      <w:r>
        <w:rPr>
          <w:noProof/>
        </w:rPr>
        <w:instrText xml:space="preserve"> PAGEREF _Toc229627745 \h </w:instrText>
      </w:r>
      <w:r>
        <w:rPr>
          <w:noProof/>
        </w:rPr>
      </w:r>
      <w:r>
        <w:rPr>
          <w:noProof/>
        </w:rPr>
        <w:fldChar w:fldCharType="separate"/>
      </w:r>
      <w:r w:rsidR="00AE7F29">
        <w:rPr>
          <w:noProof/>
        </w:rPr>
        <w:t>36</w:t>
      </w:r>
      <w:r>
        <w:rPr>
          <w:noProof/>
        </w:rPr>
        <w:fldChar w:fldCharType="end"/>
      </w:r>
    </w:p>
    <w:p w14:paraId="468BDD54"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Cross server identity</w:t>
      </w:r>
      <w:r>
        <w:rPr>
          <w:noProof/>
        </w:rPr>
        <w:tab/>
      </w:r>
      <w:r>
        <w:rPr>
          <w:noProof/>
        </w:rPr>
        <w:fldChar w:fldCharType="begin"/>
      </w:r>
      <w:r>
        <w:rPr>
          <w:noProof/>
        </w:rPr>
        <w:instrText xml:space="preserve"> PAGEREF _Toc229627746 \h </w:instrText>
      </w:r>
      <w:r>
        <w:rPr>
          <w:noProof/>
        </w:rPr>
      </w:r>
      <w:r>
        <w:rPr>
          <w:noProof/>
        </w:rPr>
        <w:fldChar w:fldCharType="separate"/>
      </w:r>
      <w:r w:rsidR="00AE7F29">
        <w:rPr>
          <w:noProof/>
        </w:rPr>
        <w:t>37</w:t>
      </w:r>
      <w:r>
        <w:rPr>
          <w:noProof/>
        </w:rPr>
        <w:fldChar w:fldCharType="end"/>
      </w:r>
    </w:p>
    <w:p w14:paraId="7EB6AC8A"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The Binary endpoint</w:t>
      </w:r>
      <w:r>
        <w:rPr>
          <w:noProof/>
        </w:rPr>
        <w:tab/>
      </w:r>
      <w:r>
        <w:rPr>
          <w:noProof/>
        </w:rPr>
        <w:fldChar w:fldCharType="begin"/>
      </w:r>
      <w:r>
        <w:rPr>
          <w:noProof/>
        </w:rPr>
        <w:instrText xml:space="preserve"> PAGEREF _Toc229627747 \h </w:instrText>
      </w:r>
      <w:r>
        <w:rPr>
          <w:noProof/>
        </w:rPr>
      </w:r>
      <w:r>
        <w:rPr>
          <w:noProof/>
        </w:rPr>
        <w:fldChar w:fldCharType="separate"/>
      </w:r>
      <w:r w:rsidR="00AE7F29">
        <w:rPr>
          <w:noProof/>
        </w:rPr>
        <w:t>36</w:t>
      </w:r>
      <w:r>
        <w:rPr>
          <w:noProof/>
        </w:rPr>
        <w:fldChar w:fldCharType="end"/>
      </w:r>
    </w:p>
    <w:p w14:paraId="41061FD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XDS</w:t>
      </w:r>
      <w:r>
        <w:rPr>
          <w:noProof/>
        </w:rPr>
        <w:tab/>
      </w:r>
      <w:r>
        <w:rPr>
          <w:noProof/>
        </w:rPr>
        <w:fldChar w:fldCharType="begin"/>
      </w:r>
      <w:r>
        <w:rPr>
          <w:noProof/>
        </w:rPr>
        <w:instrText xml:space="preserve"> PAGEREF _Toc229627748 \h </w:instrText>
      </w:r>
      <w:r>
        <w:rPr>
          <w:noProof/>
        </w:rPr>
      </w:r>
      <w:r>
        <w:rPr>
          <w:noProof/>
        </w:rPr>
        <w:fldChar w:fldCharType="separate"/>
      </w:r>
      <w:r w:rsidR="00AE7F29">
        <w:rPr>
          <w:noProof/>
        </w:rPr>
        <w:t>37</w:t>
      </w:r>
      <w:r>
        <w:rPr>
          <w:noProof/>
        </w:rPr>
        <w:fldChar w:fldCharType="end"/>
      </w:r>
    </w:p>
    <w:p w14:paraId="23008919"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FHIR Documents</w:t>
      </w:r>
      <w:r>
        <w:rPr>
          <w:noProof/>
        </w:rPr>
        <w:tab/>
      </w:r>
      <w:r>
        <w:rPr>
          <w:noProof/>
        </w:rPr>
        <w:fldChar w:fldCharType="begin"/>
      </w:r>
      <w:r>
        <w:rPr>
          <w:noProof/>
        </w:rPr>
        <w:instrText xml:space="preserve"> PAGEREF _Toc229627749 \h </w:instrText>
      </w:r>
      <w:r>
        <w:rPr>
          <w:noProof/>
        </w:rPr>
      </w:r>
      <w:r>
        <w:rPr>
          <w:noProof/>
        </w:rPr>
        <w:fldChar w:fldCharType="separate"/>
      </w:r>
      <w:r w:rsidR="00AE7F29">
        <w:rPr>
          <w:noProof/>
        </w:rPr>
        <w:t>38</w:t>
      </w:r>
      <w:r>
        <w:rPr>
          <w:noProof/>
        </w:rPr>
        <w:fldChar w:fldCharType="end"/>
      </w:r>
    </w:p>
    <w:p w14:paraId="66983F93"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Key Resources</w:t>
      </w:r>
      <w:r>
        <w:rPr>
          <w:noProof/>
        </w:rPr>
        <w:tab/>
      </w:r>
      <w:r>
        <w:rPr>
          <w:noProof/>
        </w:rPr>
        <w:fldChar w:fldCharType="begin"/>
      </w:r>
      <w:r>
        <w:rPr>
          <w:noProof/>
        </w:rPr>
        <w:instrText xml:space="preserve"> PAGEREF _Toc229627750 \h </w:instrText>
      </w:r>
      <w:r>
        <w:rPr>
          <w:noProof/>
        </w:rPr>
      </w:r>
      <w:r>
        <w:rPr>
          <w:noProof/>
        </w:rPr>
        <w:fldChar w:fldCharType="separate"/>
      </w:r>
      <w:r w:rsidR="00AE7F29">
        <w:rPr>
          <w:noProof/>
        </w:rPr>
        <w:t>39</w:t>
      </w:r>
      <w:r>
        <w:rPr>
          <w:noProof/>
        </w:rPr>
        <w:fldChar w:fldCharType="end"/>
      </w:r>
    </w:p>
    <w:p w14:paraId="79CBCCC8"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Pr>
          <w:noProof/>
        </w:rPr>
        <w:t>The Document resource</w:t>
      </w:r>
      <w:r>
        <w:rPr>
          <w:noProof/>
        </w:rPr>
        <w:tab/>
      </w:r>
      <w:r>
        <w:rPr>
          <w:noProof/>
        </w:rPr>
        <w:fldChar w:fldCharType="begin"/>
      </w:r>
      <w:r>
        <w:rPr>
          <w:noProof/>
        </w:rPr>
        <w:instrText xml:space="preserve"> PAGEREF _Toc229627751 \h </w:instrText>
      </w:r>
      <w:r>
        <w:rPr>
          <w:noProof/>
        </w:rPr>
      </w:r>
      <w:r>
        <w:rPr>
          <w:noProof/>
        </w:rPr>
        <w:fldChar w:fldCharType="separate"/>
      </w:r>
      <w:r w:rsidR="00AE7F29">
        <w:rPr>
          <w:noProof/>
        </w:rPr>
        <w:t>39</w:t>
      </w:r>
      <w:r>
        <w:rPr>
          <w:noProof/>
        </w:rPr>
        <w:fldChar w:fldCharType="end"/>
      </w:r>
    </w:p>
    <w:p w14:paraId="1A7C0174" w14:textId="77777777" w:rsidR="00FC2894" w:rsidRDefault="00FC2894">
      <w:pPr>
        <w:pStyle w:val="TOC3"/>
        <w:tabs>
          <w:tab w:val="right" w:leader="dot" w:pos="8290"/>
        </w:tabs>
        <w:rPr>
          <w:rFonts w:asciiTheme="minorHAnsi" w:eastAsiaTheme="minorEastAsia" w:hAnsiTheme="minorHAnsi" w:cstheme="minorBidi"/>
          <w:noProof/>
          <w:sz w:val="24"/>
          <w:szCs w:val="24"/>
          <w:lang w:val="en-US"/>
        </w:rPr>
      </w:pPr>
      <w:r w:rsidRPr="00475C94">
        <w:rPr>
          <w:rFonts w:eastAsiaTheme="minorEastAsia"/>
          <w:noProof/>
        </w:rPr>
        <w:t>The List resource</w:t>
      </w:r>
      <w:r>
        <w:rPr>
          <w:noProof/>
        </w:rPr>
        <w:tab/>
      </w:r>
      <w:r>
        <w:rPr>
          <w:noProof/>
        </w:rPr>
        <w:fldChar w:fldCharType="begin"/>
      </w:r>
      <w:r>
        <w:rPr>
          <w:noProof/>
        </w:rPr>
        <w:instrText xml:space="preserve"> PAGEREF _Toc229627752 \h </w:instrText>
      </w:r>
      <w:r>
        <w:rPr>
          <w:noProof/>
        </w:rPr>
      </w:r>
      <w:r>
        <w:rPr>
          <w:noProof/>
        </w:rPr>
        <w:fldChar w:fldCharType="separate"/>
      </w:r>
      <w:r w:rsidR="00AE7F29">
        <w:rPr>
          <w:noProof/>
        </w:rPr>
        <w:t>41</w:t>
      </w:r>
      <w:r>
        <w:rPr>
          <w:noProof/>
        </w:rPr>
        <w:fldChar w:fldCharType="end"/>
      </w:r>
    </w:p>
    <w:p w14:paraId="22508F17"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FHIR Messages</w:t>
      </w:r>
      <w:r>
        <w:rPr>
          <w:noProof/>
        </w:rPr>
        <w:tab/>
      </w:r>
      <w:r>
        <w:rPr>
          <w:noProof/>
        </w:rPr>
        <w:fldChar w:fldCharType="begin"/>
      </w:r>
      <w:r>
        <w:rPr>
          <w:noProof/>
        </w:rPr>
        <w:instrText xml:space="preserve"> PAGEREF _Toc229627753 \h </w:instrText>
      </w:r>
      <w:r>
        <w:rPr>
          <w:noProof/>
        </w:rPr>
      </w:r>
      <w:r>
        <w:rPr>
          <w:noProof/>
        </w:rPr>
        <w:fldChar w:fldCharType="separate"/>
      </w:r>
      <w:r w:rsidR="00AE7F29">
        <w:rPr>
          <w:noProof/>
        </w:rPr>
        <w:t>42</w:t>
      </w:r>
      <w:r>
        <w:rPr>
          <w:noProof/>
        </w:rPr>
        <w:fldChar w:fldCharType="end"/>
      </w:r>
    </w:p>
    <w:p w14:paraId="078E37EE"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What is a message</w:t>
      </w:r>
      <w:r>
        <w:rPr>
          <w:noProof/>
        </w:rPr>
        <w:tab/>
      </w:r>
      <w:r>
        <w:rPr>
          <w:noProof/>
        </w:rPr>
        <w:fldChar w:fldCharType="begin"/>
      </w:r>
      <w:r>
        <w:rPr>
          <w:noProof/>
        </w:rPr>
        <w:instrText xml:space="preserve"> PAGEREF _Toc229627754 \h </w:instrText>
      </w:r>
      <w:r>
        <w:rPr>
          <w:noProof/>
        </w:rPr>
      </w:r>
      <w:r>
        <w:rPr>
          <w:noProof/>
        </w:rPr>
        <w:fldChar w:fldCharType="separate"/>
      </w:r>
      <w:r w:rsidR="00AE7F29">
        <w:rPr>
          <w:noProof/>
        </w:rPr>
        <w:t>42</w:t>
      </w:r>
      <w:r>
        <w:rPr>
          <w:noProof/>
        </w:rPr>
        <w:fldChar w:fldCharType="end"/>
      </w:r>
    </w:p>
    <w:p w14:paraId="76045F61"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The message package (bundle)</w:t>
      </w:r>
      <w:r>
        <w:rPr>
          <w:noProof/>
        </w:rPr>
        <w:tab/>
      </w:r>
      <w:r>
        <w:rPr>
          <w:noProof/>
        </w:rPr>
        <w:fldChar w:fldCharType="begin"/>
      </w:r>
      <w:r>
        <w:rPr>
          <w:noProof/>
        </w:rPr>
        <w:instrText xml:space="preserve"> PAGEREF _Toc229627755 \h </w:instrText>
      </w:r>
      <w:r>
        <w:rPr>
          <w:noProof/>
        </w:rPr>
      </w:r>
      <w:r>
        <w:rPr>
          <w:noProof/>
        </w:rPr>
        <w:fldChar w:fldCharType="separate"/>
      </w:r>
      <w:r w:rsidR="00AE7F29">
        <w:rPr>
          <w:noProof/>
        </w:rPr>
        <w:t>42</w:t>
      </w:r>
      <w:r>
        <w:rPr>
          <w:noProof/>
        </w:rPr>
        <w:fldChar w:fldCharType="end"/>
      </w:r>
    </w:p>
    <w:p w14:paraId="20CBF5BD"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The message resource</w:t>
      </w:r>
      <w:r>
        <w:rPr>
          <w:noProof/>
        </w:rPr>
        <w:tab/>
      </w:r>
      <w:r>
        <w:rPr>
          <w:noProof/>
        </w:rPr>
        <w:fldChar w:fldCharType="begin"/>
      </w:r>
      <w:r>
        <w:rPr>
          <w:noProof/>
        </w:rPr>
        <w:instrText xml:space="preserve"> PAGEREF _Toc229627756 \h </w:instrText>
      </w:r>
      <w:r>
        <w:rPr>
          <w:noProof/>
        </w:rPr>
      </w:r>
      <w:r>
        <w:rPr>
          <w:noProof/>
        </w:rPr>
        <w:fldChar w:fldCharType="separate"/>
      </w:r>
      <w:r w:rsidR="00AE7F29">
        <w:rPr>
          <w:noProof/>
        </w:rPr>
        <w:t>42</w:t>
      </w:r>
      <w:r>
        <w:rPr>
          <w:noProof/>
        </w:rPr>
        <w:fldChar w:fldCharType="end"/>
      </w:r>
    </w:p>
    <w:p w14:paraId="4B9F23E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Pr>
          <w:noProof/>
        </w:rPr>
        <w:t>Events</w:t>
      </w:r>
      <w:r>
        <w:rPr>
          <w:noProof/>
        </w:rPr>
        <w:tab/>
      </w:r>
      <w:r>
        <w:rPr>
          <w:noProof/>
        </w:rPr>
        <w:fldChar w:fldCharType="begin"/>
      </w:r>
      <w:r>
        <w:rPr>
          <w:noProof/>
        </w:rPr>
        <w:instrText xml:space="preserve"> PAGEREF _Toc229627757 \h </w:instrText>
      </w:r>
      <w:r>
        <w:rPr>
          <w:noProof/>
        </w:rPr>
      </w:r>
      <w:r>
        <w:rPr>
          <w:noProof/>
        </w:rPr>
        <w:fldChar w:fldCharType="separate"/>
      </w:r>
      <w:r w:rsidR="00AE7F29">
        <w:rPr>
          <w:noProof/>
        </w:rPr>
        <w:t>42</w:t>
      </w:r>
      <w:r>
        <w:rPr>
          <w:noProof/>
        </w:rPr>
        <w:fldChar w:fldCharType="end"/>
      </w:r>
    </w:p>
    <w:p w14:paraId="333169BA"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Services</w:t>
      </w:r>
      <w:r>
        <w:rPr>
          <w:noProof/>
        </w:rPr>
        <w:tab/>
      </w:r>
      <w:r>
        <w:rPr>
          <w:noProof/>
        </w:rPr>
        <w:fldChar w:fldCharType="begin"/>
      </w:r>
      <w:r>
        <w:rPr>
          <w:noProof/>
        </w:rPr>
        <w:instrText xml:space="preserve"> PAGEREF _Toc229627758 \h </w:instrText>
      </w:r>
      <w:r>
        <w:rPr>
          <w:noProof/>
        </w:rPr>
      </w:r>
      <w:r>
        <w:rPr>
          <w:noProof/>
        </w:rPr>
        <w:fldChar w:fldCharType="separate"/>
      </w:r>
      <w:r w:rsidR="00AE7F29">
        <w:rPr>
          <w:noProof/>
        </w:rPr>
        <w:t>42</w:t>
      </w:r>
      <w:r>
        <w:rPr>
          <w:noProof/>
        </w:rPr>
        <w:fldChar w:fldCharType="end"/>
      </w:r>
    </w:p>
    <w:p w14:paraId="09B1D45F"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Migration from other versions</w:t>
      </w:r>
      <w:r>
        <w:rPr>
          <w:noProof/>
        </w:rPr>
        <w:tab/>
      </w:r>
      <w:r>
        <w:rPr>
          <w:noProof/>
        </w:rPr>
        <w:fldChar w:fldCharType="begin"/>
      </w:r>
      <w:r>
        <w:rPr>
          <w:noProof/>
        </w:rPr>
        <w:instrText xml:space="preserve"> PAGEREF _Toc229627759 \h </w:instrText>
      </w:r>
      <w:r>
        <w:rPr>
          <w:noProof/>
        </w:rPr>
      </w:r>
      <w:r>
        <w:rPr>
          <w:noProof/>
        </w:rPr>
        <w:fldChar w:fldCharType="separate"/>
      </w:r>
      <w:r w:rsidR="00AE7F29">
        <w:rPr>
          <w:noProof/>
        </w:rPr>
        <w:t>43</w:t>
      </w:r>
      <w:r>
        <w:rPr>
          <w:noProof/>
        </w:rPr>
        <w:fldChar w:fldCharType="end"/>
      </w:r>
    </w:p>
    <w:p w14:paraId="062D0526"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sidRPr="00475C94">
        <w:rPr>
          <w:rFonts w:asciiTheme="minorHAnsi" w:hAnsiTheme="minorHAnsi"/>
          <w:noProof/>
        </w:rPr>
        <w:t>V2</w:t>
      </w:r>
      <w:r>
        <w:rPr>
          <w:noProof/>
        </w:rPr>
        <w:tab/>
      </w:r>
      <w:r>
        <w:rPr>
          <w:noProof/>
        </w:rPr>
        <w:fldChar w:fldCharType="begin"/>
      </w:r>
      <w:r>
        <w:rPr>
          <w:noProof/>
        </w:rPr>
        <w:instrText xml:space="preserve"> PAGEREF _Toc229627760 \h </w:instrText>
      </w:r>
      <w:r>
        <w:rPr>
          <w:noProof/>
        </w:rPr>
      </w:r>
      <w:r>
        <w:rPr>
          <w:noProof/>
        </w:rPr>
        <w:fldChar w:fldCharType="separate"/>
      </w:r>
      <w:r w:rsidR="00AE7F29">
        <w:rPr>
          <w:b/>
          <w:noProof/>
        </w:rPr>
        <w:t>Error! Bookmark not defined.</w:t>
      </w:r>
      <w:r>
        <w:rPr>
          <w:noProof/>
        </w:rPr>
        <w:fldChar w:fldCharType="end"/>
      </w:r>
    </w:p>
    <w:p w14:paraId="082B44F8"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sidRPr="00475C94">
        <w:rPr>
          <w:rFonts w:asciiTheme="minorHAnsi" w:hAnsiTheme="minorHAnsi"/>
          <w:noProof/>
        </w:rPr>
        <w:t>V3 messaging</w:t>
      </w:r>
      <w:r>
        <w:rPr>
          <w:noProof/>
        </w:rPr>
        <w:tab/>
      </w:r>
      <w:r>
        <w:rPr>
          <w:noProof/>
        </w:rPr>
        <w:fldChar w:fldCharType="begin"/>
      </w:r>
      <w:r>
        <w:rPr>
          <w:noProof/>
        </w:rPr>
        <w:instrText xml:space="preserve"> PAGEREF _Toc229627761 \h </w:instrText>
      </w:r>
      <w:r>
        <w:rPr>
          <w:noProof/>
        </w:rPr>
      </w:r>
      <w:r>
        <w:rPr>
          <w:noProof/>
        </w:rPr>
        <w:fldChar w:fldCharType="separate"/>
      </w:r>
      <w:r w:rsidR="00AE7F29">
        <w:rPr>
          <w:b/>
          <w:noProof/>
        </w:rPr>
        <w:t>Error! Bookmark not defined.</w:t>
      </w:r>
      <w:r>
        <w:rPr>
          <w:noProof/>
        </w:rPr>
        <w:fldChar w:fldCharType="end"/>
      </w:r>
    </w:p>
    <w:p w14:paraId="7F01A07A" w14:textId="77777777" w:rsidR="00FC2894" w:rsidRDefault="00FC2894">
      <w:pPr>
        <w:pStyle w:val="TOC2"/>
        <w:tabs>
          <w:tab w:val="right" w:leader="dot" w:pos="8290"/>
        </w:tabs>
        <w:rPr>
          <w:rFonts w:asciiTheme="minorHAnsi" w:eastAsiaTheme="minorEastAsia" w:hAnsiTheme="minorHAnsi" w:cstheme="minorBidi"/>
          <w:noProof/>
          <w:sz w:val="24"/>
          <w:szCs w:val="24"/>
          <w:lang w:val="en-US"/>
        </w:rPr>
      </w:pPr>
      <w:r w:rsidRPr="00475C94">
        <w:rPr>
          <w:rFonts w:asciiTheme="minorHAnsi" w:hAnsiTheme="minorHAnsi"/>
          <w:noProof/>
        </w:rPr>
        <w:t>CDA</w:t>
      </w:r>
      <w:r>
        <w:rPr>
          <w:noProof/>
        </w:rPr>
        <w:tab/>
      </w:r>
      <w:r>
        <w:rPr>
          <w:noProof/>
        </w:rPr>
        <w:fldChar w:fldCharType="begin"/>
      </w:r>
      <w:r>
        <w:rPr>
          <w:noProof/>
        </w:rPr>
        <w:instrText xml:space="preserve"> PAGEREF _Toc229627762 \h </w:instrText>
      </w:r>
      <w:r>
        <w:rPr>
          <w:noProof/>
        </w:rPr>
      </w:r>
      <w:r>
        <w:rPr>
          <w:noProof/>
        </w:rPr>
        <w:fldChar w:fldCharType="separate"/>
      </w:r>
      <w:r w:rsidR="00AE7F29">
        <w:rPr>
          <w:b/>
          <w:noProof/>
        </w:rPr>
        <w:t>Error! Bookmark not defined.</w:t>
      </w:r>
      <w:r>
        <w:rPr>
          <w:noProof/>
        </w:rPr>
        <w:fldChar w:fldCharType="end"/>
      </w:r>
    </w:p>
    <w:p w14:paraId="7C7665F9" w14:textId="77777777" w:rsidR="00FC2894" w:rsidRDefault="00FC2894">
      <w:pPr>
        <w:pStyle w:val="TOC1"/>
        <w:tabs>
          <w:tab w:val="right" w:leader="dot" w:pos="8290"/>
        </w:tabs>
        <w:rPr>
          <w:rFonts w:asciiTheme="minorHAnsi" w:eastAsiaTheme="minorEastAsia" w:hAnsiTheme="minorHAnsi" w:cstheme="minorBidi"/>
          <w:noProof/>
          <w:sz w:val="24"/>
          <w:szCs w:val="24"/>
          <w:lang w:val="en-US"/>
        </w:rPr>
      </w:pPr>
      <w:r>
        <w:rPr>
          <w:noProof/>
        </w:rPr>
        <w:t>Exercises</w:t>
      </w:r>
      <w:r>
        <w:rPr>
          <w:noProof/>
        </w:rPr>
        <w:tab/>
      </w:r>
      <w:r>
        <w:rPr>
          <w:noProof/>
        </w:rPr>
        <w:fldChar w:fldCharType="begin"/>
      </w:r>
      <w:r>
        <w:rPr>
          <w:noProof/>
        </w:rPr>
        <w:instrText xml:space="preserve"> PAGEREF _Toc229627763 \h </w:instrText>
      </w:r>
      <w:r>
        <w:rPr>
          <w:noProof/>
        </w:rPr>
      </w:r>
      <w:r>
        <w:rPr>
          <w:noProof/>
        </w:rPr>
        <w:fldChar w:fldCharType="separate"/>
      </w:r>
      <w:r w:rsidR="00AE7F29">
        <w:rPr>
          <w:noProof/>
        </w:rPr>
        <w:t>44</w:t>
      </w:r>
      <w:r>
        <w:rPr>
          <w:noProof/>
        </w:rPr>
        <w:fldChar w:fldCharType="end"/>
      </w:r>
    </w:p>
    <w:p w14:paraId="6338B122" w14:textId="631CAA07" w:rsidR="00260B80" w:rsidRDefault="00260B80">
      <w:pPr>
        <w:rPr>
          <w:rFonts w:asciiTheme="majorHAnsi" w:hAnsiTheme="majorHAnsi"/>
          <w:sz w:val="28"/>
          <w:szCs w:val="28"/>
        </w:rPr>
      </w:pPr>
      <w:r>
        <w:rPr>
          <w:rFonts w:asciiTheme="majorHAnsi" w:hAnsiTheme="majorHAnsi"/>
          <w:sz w:val="28"/>
          <w:szCs w:val="28"/>
        </w:rPr>
        <w:fldChar w:fldCharType="end"/>
      </w:r>
    </w:p>
    <w:p w14:paraId="5DB3B3C6" w14:textId="77777777" w:rsidR="00260B80" w:rsidRDefault="00260B80">
      <w:pPr>
        <w:spacing w:after="0"/>
        <w:ind w:left="0"/>
        <w:rPr>
          <w:rFonts w:asciiTheme="majorHAnsi" w:hAnsiTheme="majorHAnsi"/>
          <w:sz w:val="28"/>
          <w:szCs w:val="28"/>
        </w:rPr>
      </w:pPr>
      <w:r>
        <w:rPr>
          <w:rFonts w:asciiTheme="majorHAnsi" w:hAnsiTheme="majorHAnsi"/>
          <w:sz w:val="28"/>
          <w:szCs w:val="28"/>
        </w:rPr>
        <w:br w:type="page"/>
      </w:r>
    </w:p>
    <w:p w14:paraId="01CE5196" w14:textId="77777777" w:rsidR="00C14727" w:rsidRPr="00C14727" w:rsidRDefault="00C14727">
      <w:pPr>
        <w:rPr>
          <w:rFonts w:asciiTheme="majorHAnsi" w:hAnsiTheme="majorHAnsi"/>
          <w:sz w:val="28"/>
          <w:szCs w:val="28"/>
        </w:rPr>
      </w:pPr>
    </w:p>
    <w:p w14:paraId="38C899B3" w14:textId="4CD94A64" w:rsidR="00C14727" w:rsidRDefault="00E92010" w:rsidP="00E92010">
      <w:pPr>
        <w:pStyle w:val="Heading1"/>
        <w:rPr>
          <w:sz w:val="28"/>
          <w:szCs w:val="28"/>
        </w:rPr>
      </w:pPr>
      <w:bookmarkStart w:id="1" w:name="_Toc229627697"/>
      <w:r>
        <w:rPr>
          <w:sz w:val="28"/>
          <w:szCs w:val="28"/>
        </w:rPr>
        <w:t>Introduction</w:t>
      </w:r>
      <w:bookmarkEnd w:id="1"/>
    </w:p>
    <w:p w14:paraId="4707B2F6" w14:textId="72768D46" w:rsidR="00E92010" w:rsidRDefault="003F6104" w:rsidP="00E92010">
      <w:r>
        <w:t xml:space="preserve">This </w:t>
      </w:r>
      <w:r w:rsidR="00BF0EBD">
        <w:t>module</w:t>
      </w:r>
      <w:r>
        <w:t xml:space="preserve"> discusses the new </w:t>
      </w:r>
      <w:r w:rsidR="00E92010">
        <w:t xml:space="preserve">FHIR </w:t>
      </w:r>
      <w:r>
        <w:t xml:space="preserve">standard that is being developed by HL7. Currently, it is a </w:t>
      </w:r>
      <w:r w:rsidR="00E92010">
        <w:t xml:space="preserve">draft </w:t>
      </w:r>
      <w:r>
        <w:t xml:space="preserve">specification, which means that it </w:t>
      </w:r>
      <w:r w:rsidR="00E92010">
        <w:t>will change rapidly until DSTU (</w:t>
      </w:r>
      <w:r>
        <w:t xml:space="preserve">intended to be in </w:t>
      </w:r>
      <w:r w:rsidR="00E92010">
        <w:t>September 2013)</w:t>
      </w:r>
      <w:r>
        <w:t xml:space="preserve">. We will try to keep this document accurate to the specification, but in the event of any differences always treat the specification as the truth. Equally, the links in this </w:t>
      </w:r>
      <w:r w:rsidR="00BF0EBD">
        <w:t>module</w:t>
      </w:r>
      <w:r>
        <w:t xml:space="preserve"> may not always be correct.</w:t>
      </w:r>
    </w:p>
    <w:p w14:paraId="0515A918" w14:textId="4E47FA63" w:rsidR="00BF0EBD" w:rsidRDefault="00BF0EBD" w:rsidP="00E92010">
      <w:r>
        <w:t xml:space="preserve">There are a number of places where you can get information about FHIR. </w:t>
      </w:r>
    </w:p>
    <w:p w14:paraId="18817A80" w14:textId="08A5B323" w:rsidR="007E5177" w:rsidRDefault="003F6104" w:rsidP="000E668A">
      <w:pPr>
        <w:pStyle w:val="ListParagraph"/>
        <w:numPr>
          <w:ilvl w:val="0"/>
          <w:numId w:val="40"/>
        </w:numPr>
      </w:pPr>
      <w:r>
        <w:t>The s</w:t>
      </w:r>
      <w:r w:rsidR="00E92010">
        <w:t>pecification</w:t>
      </w:r>
      <w:r>
        <w:t xml:space="preserve"> itself is available</w:t>
      </w:r>
      <w:r w:rsidR="00E92010">
        <w:t xml:space="preserve"> on-line </w:t>
      </w:r>
      <w:r>
        <w:t xml:space="preserve">at </w:t>
      </w:r>
      <w:hyperlink r:id="rId9" w:history="1">
        <w:r w:rsidRPr="00F75586">
          <w:rPr>
            <w:rStyle w:val="Hyperlink"/>
          </w:rPr>
          <w:t>www.hl7.org/FHIR</w:t>
        </w:r>
      </w:hyperlink>
      <w:r>
        <w:t xml:space="preserve">. It is </w:t>
      </w:r>
      <w:r w:rsidR="00892886">
        <w:t>fully</w:t>
      </w:r>
      <w:r w:rsidR="00E92010">
        <w:t xml:space="preserve"> hyperlinked &amp; v</w:t>
      </w:r>
      <w:r>
        <w:t>ery</w:t>
      </w:r>
      <w:r w:rsidR="00E92010">
        <w:t xml:space="preserve"> easy to follow</w:t>
      </w:r>
      <w:r>
        <w:t>.</w:t>
      </w:r>
      <w:r w:rsidR="00BF0EBD">
        <w:t xml:space="preserve"> </w:t>
      </w:r>
      <w:r w:rsidR="007E5177">
        <w:t xml:space="preserve">It is highly recommended that </w:t>
      </w:r>
      <w:r w:rsidR="00FD5257">
        <w:t xml:space="preserve">you </w:t>
      </w:r>
      <w:r w:rsidR="007E5177">
        <w:t>have access to the specification as you are reading this module, as there are many references to it – particularly for some of the details of the more complex aspects of FHIR.</w:t>
      </w:r>
    </w:p>
    <w:p w14:paraId="1B81B399" w14:textId="20E87E22" w:rsidR="00BF0EBD" w:rsidRDefault="00BF0EBD" w:rsidP="000E668A">
      <w:pPr>
        <w:pStyle w:val="ListParagraph"/>
        <w:numPr>
          <w:ilvl w:val="0"/>
          <w:numId w:val="40"/>
        </w:numPr>
      </w:pPr>
      <w:r>
        <w:t xml:space="preserve">Each page in the specification has a link to </w:t>
      </w:r>
      <w:ins w:id="2" w:author="Lloyd McKenzie" w:date="2013-06-01T16:58:00Z">
        <w:r w:rsidR="004B72CF">
          <w:t xml:space="preserve">a wiki page containing </w:t>
        </w:r>
      </w:ins>
      <w:r>
        <w:t xml:space="preserve">community entered information. The quantity on each page will vary according to the </w:t>
      </w:r>
      <w:r w:rsidR="00FD5257">
        <w:t>l</w:t>
      </w:r>
      <w:r>
        <w:t>evel of interest in that resource.</w:t>
      </w:r>
    </w:p>
    <w:p w14:paraId="7EFF1AC4" w14:textId="182AC2B0" w:rsidR="00BF0EBD" w:rsidRDefault="00BF0EBD" w:rsidP="000E668A">
      <w:pPr>
        <w:pStyle w:val="ListParagraph"/>
        <w:numPr>
          <w:ilvl w:val="0"/>
          <w:numId w:val="40"/>
        </w:numPr>
      </w:pPr>
      <w:r>
        <w:t xml:space="preserve">The </w:t>
      </w:r>
      <w:ins w:id="3" w:author="Lloyd McKenzie" w:date="2013-06-01T16:59:00Z">
        <w:r w:rsidR="004B72CF">
          <w:t xml:space="preserve">root </w:t>
        </w:r>
      </w:ins>
      <w:r>
        <w:t xml:space="preserve">HL7 wiki </w:t>
      </w:r>
      <w:ins w:id="4" w:author="Lloyd McKenzie" w:date="2013-06-01T16:59:00Z">
        <w:r w:rsidR="004B72CF">
          <w:t xml:space="preserve">page </w:t>
        </w:r>
      </w:ins>
      <w:r>
        <w:t xml:space="preserve">for FHIR can be found at </w:t>
      </w:r>
      <w:hyperlink r:id="rId10" w:history="1">
        <w:r w:rsidRPr="006F6AB9">
          <w:rPr>
            <w:rStyle w:val="Hyperlink"/>
          </w:rPr>
          <w:t>http://wiki.hl7.org/index.php?title=FHIR</w:t>
        </w:r>
      </w:hyperlink>
      <w:r>
        <w:t xml:space="preserve"> . The information here is more for those developing resources, but still very interesting.</w:t>
      </w:r>
      <w:ins w:id="5" w:author="Lloyd McKenzie" w:date="2013-06-01T16:59:00Z">
        <w:r w:rsidR="004B72CF">
          <w:t xml:space="preserve">  Some wiki information is more historical and may not reflect the most recent version of the specification.</w:t>
        </w:r>
      </w:ins>
    </w:p>
    <w:p w14:paraId="22A3917B" w14:textId="1D3F8943" w:rsidR="003F6104" w:rsidRDefault="003F6104" w:rsidP="000E668A">
      <w:pPr>
        <w:pStyle w:val="ListParagraph"/>
        <w:numPr>
          <w:ilvl w:val="0"/>
          <w:numId w:val="40"/>
        </w:numPr>
      </w:pPr>
      <w:r>
        <w:t>There are other resources on-line available, in particular some blogs by the FHIR core tea</w:t>
      </w:r>
      <w:r w:rsidR="00892886">
        <w:t>m</w:t>
      </w:r>
      <w:r>
        <w:t>. These can be found at:</w:t>
      </w:r>
    </w:p>
    <w:p w14:paraId="2A0F82ED" w14:textId="0EFD72C0" w:rsidR="003F6104" w:rsidRDefault="003F6104" w:rsidP="000E668A">
      <w:pPr>
        <w:pStyle w:val="ListParagraph"/>
        <w:numPr>
          <w:ilvl w:val="1"/>
          <w:numId w:val="40"/>
        </w:numPr>
      </w:pPr>
      <w:r>
        <w:t>Grahame</w:t>
      </w:r>
      <w:r w:rsidR="00CE38F4">
        <w:t xml:space="preserve"> Grieve : </w:t>
      </w:r>
      <w:hyperlink r:id="rId11" w:history="1">
        <w:r w:rsidR="00FD5257" w:rsidRPr="006C3FAC">
          <w:rPr>
            <w:rStyle w:val="Hyperlink"/>
          </w:rPr>
          <w:t>http://www.healthintersections.com.au/</w:t>
        </w:r>
      </w:hyperlink>
      <w:r w:rsidR="00FD5257">
        <w:t xml:space="preserve"> </w:t>
      </w:r>
    </w:p>
    <w:p w14:paraId="1F6FF29B" w14:textId="392364F0" w:rsidR="003F6104" w:rsidRDefault="003F6104" w:rsidP="000E668A">
      <w:pPr>
        <w:pStyle w:val="ListParagraph"/>
        <w:numPr>
          <w:ilvl w:val="1"/>
          <w:numId w:val="40"/>
        </w:numPr>
      </w:pPr>
      <w:r>
        <w:t>Ewout</w:t>
      </w:r>
      <w:r w:rsidR="00CE38F4">
        <w:t xml:space="preserve"> Kramer : </w:t>
      </w:r>
      <w:hyperlink r:id="rId12" w:history="1">
        <w:r w:rsidR="00BF0EBD" w:rsidRPr="006F6AB9">
          <w:rPr>
            <w:rStyle w:val="Hyperlink"/>
          </w:rPr>
          <w:t>http://thefhirplace.com/</w:t>
        </w:r>
      </w:hyperlink>
    </w:p>
    <w:p w14:paraId="31BD4251" w14:textId="6F3CF65C" w:rsidR="00BF0EBD" w:rsidRDefault="00BF0EBD" w:rsidP="000E668A">
      <w:pPr>
        <w:pStyle w:val="ListParagraph"/>
        <w:numPr>
          <w:ilvl w:val="0"/>
          <w:numId w:val="40"/>
        </w:numPr>
      </w:pPr>
      <w:r>
        <w:t>We have started to use the ‘stack overflow’ site (</w:t>
      </w:r>
      <w:ins w:id="6" w:author="Lloyd McKenzie" w:date="2013-06-01T17:00:00Z">
        <w:r w:rsidR="004B72CF">
          <w:fldChar w:fldCharType="begin"/>
        </w:r>
        <w:r w:rsidR="004B72CF">
          <w:instrText xml:space="preserve"> HYPERLINK "http://stackoverflow.com/questions/tagged/hl7-fhir" </w:instrText>
        </w:r>
        <w:r w:rsidR="004B72CF">
          <w:fldChar w:fldCharType="separate"/>
        </w:r>
        <w:r w:rsidR="004B72CF">
          <w:rPr>
            <w:rStyle w:val="Hyperlink"/>
          </w:rPr>
          <w:t>http://stackoverflow.com/questions/tagged/hl7-fhir</w:t>
        </w:r>
        <w:r w:rsidR="004B72CF">
          <w:fldChar w:fldCharType="end"/>
        </w:r>
      </w:ins>
      <w:del w:id="7" w:author="Lloyd McKenzie" w:date="2013-06-01T17:00:00Z">
        <w:r w:rsidR="004B72CF" w:rsidDel="004B72CF">
          <w:fldChar w:fldCharType="begin"/>
        </w:r>
        <w:r w:rsidR="004B72CF" w:rsidDel="004B72CF">
          <w:delInstrText xml:space="preserve"> HYPERLINK "http://stackoverflow.com/" </w:delInstrText>
        </w:r>
        <w:r w:rsidR="004B72CF" w:rsidDel="004B72CF">
          <w:fldChar w:fldCharType="separate"/>
        </w:r>
        <w:r w:rsidRPr="006F6AB9" w:rsidDel="004B72CF">
          <w:rPr>
            <w:rStyle w:val="Hyperlink"/>
          </w:rPr>
          <w:delText>http://stackoverflow.com/</w:delText>
        </w:r>
        <w:r w:rsidR="004B72CF" w:rsidDel="004B72CF">
          <w:rPr>
            <w:rStyle w:val="Hyperlink"/>
          </w:rPr>
          <w:fldChar w:fldCharType="end"/>
        </w:r>
      </w:del>
      <w:r>
        <w:t xml:space="preserve"> ) as a place to answer </w:t>
      </w:r>
      <w:ins w:id="8" w:author="Lloyd McKenzie" w:date="2013-06-01T17:00:00Z">
        <w:r w:rsidR="004B72CF">
          <w:t xml:space="preserve">implementation-related </w:t>
        </w:r>
      </w:ins>
      <w:r>
        <w:t>questions – and therefore have both question and answer available for reference.</w:t>
      </w:r>
    </w:p>
    <w:p w14:paraId="74B85162" w14:textId="77777777" w:rsidR="00BF0EBD" w:rsidRDefault="00BF0EBD" w:rsidP="00E92010"/>
    <w:p w14:paraId="23B5868E" w14:textId="38F5ED1D" w:rsidR="004B017F" w:rsidRDefault="004B017F" w:rsidP="007C3A28">
      <w:r>
        <w:t>This document draws heavily on work (presentations and personal discussions) from a number of people, but especially the FHIR Core Team:</w:t>
      </w:r>
    </w:p>
    <w:p w14:paraId="3BBF6797" w14:textId="188342CF" w:rsidR="004B017F" w:rsidRDefault="004B017F" w:rsidP="000E668A">
      <w:pPr>
        <w:pStyle w:val="ListParagraph"/>
        <w:numPr>
          <w:ilvl w:val="0"/>
          <w:numId w:val="25"/>
        </w:numPr>
      </w:pPr>
      <w:r>
        <w:t>Grahame Grieve</w:t>
      </w:r>
    </w:p>
    <w:p w14:paraId="4D964288" w14:textId="10C426F4" w:rsidR="004B017F" w:rsidRDefault="00F17E37" w:rsidP="000E668A">
      <w:pPr>
        <w:pStyle w:val="ListParagraph"/>
        <w:numPr>
          <w:ilvl w:val="0"/>
          <w:numId w:val="25"/>
        </w:numPr>
      </w:pPr>
      <w:r>
        <w:t>Lloyd M</w:t>
      </w:r>
      <w:del w:id="9" w:author="Lloyd McKenzie" w:date="2013-06-01T17:00:00Z">
        <w:r w:rsidDel="004B72CF">
          <w:delText>a</w:delText>
        </w:r>
      </w:del>
      <w:r>
        <w:t>cKenzie</w:t>
      </w:r>
    </w:p>
    <w:p w14:paraId="269AA654" w14:textId="0C85C22E" w:rsidR="00F17E37" w:rsidRDefault="00F17E37" w:rsidP="000E668A">
      <w:pPr>
        <w:pStyle w:val="ListParagraph"/>
        <w:numPr>
          <w:ilvl w:val="0"/>
          <w:numId w:val="25"/>
        </w:numPr>
      </w:pPr>
      <w:r>
        <w:t>Ewout Kramer</w:t>
      </w:r>
    </w:p>
    <w:p w14:paraId="25DC0CC9" w14:textId="77777777" w:rsidR="00BF0EBD" w:rsidRDefault="00BF0EBD">
      <w:pPr>
        <w:spacing w:after="0"/>
        <w:ind w:left="0"/>
        <w:rPr>
          <w:rFonts w:asciiTheme="majorHAnsi" w:eastAsiaTheme="majorEastAsia" w:hAnsiTheme="majorHAnsi" w:cstheme="majorBidi"/>
          <w:b/>
          <w:bCs/>
          <w:color w:val="4F81BD" w:themeColor="accent1"/>
          <w:sz w:val="28"/>
          <w:szCs w:val="28"/>
          <w:lang w:val="en-US" w:eastAsia="en-US"/>
        </w:rPr>
      </w:pPr>
      <w:r>
        <w:br w:type="page"/>
      </w:r>
    </w:p>
    <w:p w14:paraId="3739AAC9" w14:textId="1B910791" w:rsidR="00BF0EBD" w:rsidRDefault="00BF0EBD" w:rsidP="00BF0EBD">
      <w:pPr>
        <w:pStyle w:val="Heading2"/>
      </w:pPr>
      <w:r>
        <w:lastRenderedPageBreak/>
        <w:t>Navigating the Spec</w:t>
      </w:r>
    </w:p>
    <w:p w14:paraId="3325D35E" w14:textId="7248F2F5" w:rsidR="00BF0EBD" w:rsidRDefault="00BF0EBD" w:rsidP="00BF0EBD">
      <w:r>
        <w:t xml:space="preserve">The following image </w:t>
      </w:r>
      <w:r w:rsidR="00472ECB">
        <w:t xml:space="preserve">shows the front page of the FHIR specification (as in May 2013) as loaded from </w:t>
      </w:r>
      <w:hyperlink r:id="rId13" w:history="1">
        <w:r w:rsidR="00472ECB" w:rsidRPr="006F6AB9">
          <w:rPr>
            <w:rStyle w:val="Hyperlink"/>
          </w:rPr>
          <w:t>http://hl7.org/implement/standards/fhir/</w:t>
        </w:r>
      </w:hyperlink>
      <w:r w:rsidR="00472ECB">
        <w:t xml:space="preserve"> </w:t>
      </w:r>
    </w:p>
    <w:p w14:paraId="5DFCBA4B" w14:textId="545C1417" w:rsidR="00472ECB" w:rsidRPr="00BF0EBD" w:rsidRDefault="00472ECB" w:rsidP="00BF0EBD">
      <w:r>
        <w:rPr>
          <w:noProof/>
          <w:lang w:val="en-CA" w:eastAsia="en-CA"/>
        </w:rPr>
        <w:drawing>
          <wp:inline distT="0" distB="0" distL="0" distR="0" wp14:anchorId="6B7B98A9" wp14:editId="1E266370">
            <wp:extent cx="5270500" cy="3575685"/>
            <wp:effectExtent l="0" t="0" r="1270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0.02.35 AM.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575685"/>
                    </a:xfrm>
                    <a:prstGeom prst="rect">
                      <a:avLst/>
                    </a:prstGeom>
                  </pic:spPr>
                </pic:pic>
              </a:graphicData>
            </a:graphic>
          </wp:inline>
        </w:drawing>
      </w:r>
    </w:p>
    <w:p w14:paraId="05E33CF6" w14:textId="4D58D658" w:rsidR="00BF0EBD" w:rsidRDefault="00472ECB" w:rsidP="00BF0EBD">
      <w:r>
        <w:t>It has a fairly standard layout with a menu bar to the left, selected content to the right and each page having a ‘table of contents’ to the top right.</w:t>
      </w:r>
    </w:p>
    <w:p w14:paraId="0FC9D764" w14:textId="4A5391C7" w:rsidR="00472ECB" w:rsidRDefault="00472ECB" w:rsidP="00BF0EBD">
      <w:r>
        <w:t>In the menu bar are 3 sections:</w:t>
      </w:r>
    </w:p>
    <w:p w14:paraId="6423BE97" w14:textId="06759CD4" w:rsidR="00472ECB" w:rsidRDefault="00472ECB" w:rsidP="000E668A">
      <w:pPr>
        <w:pStyle w:val="ListParagraph"/>
        <w:numPr>
          <w:ilvl w:val="0"/>
          <w:numId w:val="41"/>
        </w:numPr>
      </w:pPr>
      <w:r>
        <w:t>Introduction – that contains core information about FHIR – What resources are, how they are represented, data types, terminology, the extensibility mechanism etc.</w:t>
      </w:r>
    </w:p>
    <w:p w14:paraId="5E87452C" w14:textId="7E9BD900" w:rsidR="00472ECB" w:rsidRDefault="00B402A9" w:rsidP="000E668A">
      <w:pPr>
        <w:pStyle w:val="ListParagraph"/>
        <w:numPr>
          <w:ilvl w:val="0"/>
          <w:numId w:val="41"/>
        </w:numPr>
      </w:pPr>
      <w:r>
        <w:t>Implementation – these are the specific paradigms covered by FHIR and other implementation specific issues such as security.</w:t>
      </w:r>
    </w:p>
    <w:p w14:paraId="01499312" w14:textId="2A65992B" w:rsidR="00B402A9" w:rsidRPr="00BF0EBD" w:rsidRDefault="00B402A9" w:rsidP="000E668A">
      <w:pPr>
        <w:pStyle w:val="ListParagraph"/>
        <w:numPr>
          <w:ilvl w:val="0"/>
          <w:numId w:val="41"/>
        </w:numPr>
      </w:pPr>
      <w:r>
        <w:t>Resource list – here you will find details of the individual resources.</w:t>
      </w:r>
    </w:p>
    <w:p w14:paraId="7D5EA67C" w14:textId="77777777" w:rsidR="00BF0EBD" w:rsidRDefault="00BF0EBD">
      <w:pPr>
        <w:spacing w:after="0"/>
        <w:ind w:left="0"/>
        <w:rPr>
          <w:rFonts w:asciiTheme="majorHAnsi" w:eastAsiaTheme="majorEastAsia" w:hAnsiTheme="majorHAnsi" w:cstheme="majorBidi"/>
          <w:b/>
          <w:bCs/>
          <w:color w:val="4F81BD" w:themeColor="accent1"/>
          <w:sz w:val="32"/>
          <w:szCs w:val="32"/>
          <w:lang w:val="en-US" w:eastAsia="en-US"/>
        </w:rPr>
      </w:pPr>
      <w:bookmarkStart w:id="10" w:name="_Toc229627698"/>
      <w:r>
        <w:br w:type="page"/>
      </w:r>
    </w:p>
    <w:p w14:paraId="2433F58B" w14:textId="79A656D8" w:rsidR="00C14727" w:rsidRPr="00C14727" w:rsidRDefault="00C14727" w:rsidP="005E1021">
      <w:pPr>
        <w:pStyle w:val="Heading1"/>
      </w:pPr>
      <w:r w:rsidRPr="00C14727">
        <w:lastRenderedPageBreak/>
        <w:t>Why FHIR?</w:t>
      </w:r>
      <w:bookmarkEnd w:id="10"/>
    </w:p>
    <w:p w14:paraId="27F2CAA2" w14:textId="453B89CB" w:rsidR="002F1F17" w:rsidRDefault="002F1F17" w:rsidP="005E1021">
      <w:pPr>
        <w:pStyle w:val="Heading2"/>
      </w:pPr>
      <w:bookmarkStart w:id="11" w:name="_Toc229627699"/>
      <w:r w:rsidRPr="005E1021">
        <w:t>Background</w:t>
      </w:r>
      <w:bookmarkEnd w:id="11"/>
    </w:p>
    <w:p w14:paraId="683BD54D" w14:textId="5017181C" w:rsidR="00B915D0" w:rsidRDefault="00B915D0" w:rsidP="00B915D0">
      <w:r>
        <w:t xml:space="preserve">In </w:t>
      </w:r>
      <w:r w:rsidR="00892003">
        <w:t>January 2011</w:t>
      </w:r>
      <w:r>
        <w:t xml:space="preserve"> the HL7 Board commissioned a small task force </w:t>
      </w:r>
      <w:del w:id="12" w:author="Lloyd McKenzie" w:date="2013-06-01T17:01:00Z">
        <w:r w:rsidDel="004B72CF">
          <w:delText xml:space="preserve">lead by Grahame Grieve </w:delText>
        </w:r>
      </w:del>
      <w:r>
        <w:t xml:space="preserve">to answer the question: “If HL7 were starting afresh today, what would the interoperability standards look like”.  In considering this </w:t>
      </w:r>
      <w:r w:rsidR="00C1039B">
        <w:t>question</w:t>
      </w:r>
      <w:r>
        <w:t xml:space="preserve"> the task force noted that:</w:t>
      </w:r>
    </w:p>
    <w:p w14:paraId="091F790F" w14:textId="50C2368B" w:rsidR="00B915D0" w:rsidRDefault="00B915D0" w:rsidP="00332A2E">
      <w:pPr>
        <w:pStyle w:val="ListParagraph"/>
        <w:numPr>
          <w:ilvl w:val="0"/>
          <w:numId w:val="1"/>
        </w:numPr>
      </w:pPr>
      <w:r>
        <w:t xml:space="preserve">Version 2 was (and is) extremely </w:t>
      </w:r>
      <w:r w:rsidR="00C1039B">
        <w:t>successful</w:t>
      </w:r>
      <w:r>
        <w:t>, but the technology is old and not well suited to the newer requirements.</w:t>
      </w:r>
    </w:p>
    <w:p w14:paraId="55391966" w14:textId="5749C364" w:rsidR="00B915D0" w:rsidRDefault="00B915D0" w:rsidP="00332A2E">
      <w:pPr>
        <w:pStyle w:val="ListParagraph"/>
        <w:numPr>
          <w:ilvl w:val="0"/>
          <w:numId w:val="1"/>
        </w:numPr>
      </w:pPr>
      <w:r>
        <w:t xml:space="preserve">Version 3 </w:t>
      </w:r>
      <w:r w:rsidR="00C1039B">
        <w:t>while based on a robust model, has not been widely accepted and is perceived as difficult to implement.</w:t>
      </w:r>
    </w:p>
    <w:p w14:paraId="3ECA445E" w14:textId="021940F7" w:rsidR="00C1039B" w:rsidRDefault="00C1039B" w:rsidP="00332A2E">
      <w:pPr>
        <w:pStyle w:val="ListParagraph"/>
        <w:numPr>
          <w:ilvl w:val="0"/>
          <w:numId w:val="1"/>
        </w:numPr>
      </w:pPr>
      <w:r>
        <w:t xml:space="preserve">CDA has been hugely successful, but </w:t>
      </w:r>
      <w:r w:rsidR="00FA335B">
        <w:t>was designed as a document and using it elsewhere doesn’t really fit well</w:t>
      </w:r>
      <w:r w:rsidR="00892003">
        <w:t xml:space="preserve"> in all scenarios</w:t>
      </w:r>
    </w:p>
    <w:p w14:paraId="65439C8C" w14:textId="06826C6A" w:rsidR="001A5F56" w:rsidRDefault="001A5F56" w:rsidP="00332A2E">
      <w:pPr>
        <w:pStyle w:val="ListParagraph"/>
        <w:numPr>
          <w:ilvl w:val="0"/>
          <w:numId w:val="1"/>
        </w:numPr>
      </w:pPr>
      <w:r>
        <w:t>Tooling for HL7 standards has always been an issue, as these generally need to be designed – a</w:t>
      </w:r>
      <w:r w:rsidR="00892003">
        <w:t>nd built - specifically for HL7, and this doesn’t always occur in a timely fashion.</w:t>
      </w:r>
    </w:p>
    <w:p w14:paraId="436C71ED" w14:textId="446C7255" w:rsidR="001A5F56" w:rsidRDefault="001A5F56" w:rsidP="00332A2E">
      <w:pPr>
        <w:pStyle w:val="ListParagraph"/>
        <w:numPr>
          <w:ilvl w:val="0"/>
          <w:numId w:val="1"/>
        </w:numPr>
      </w:pPr>
      <w:r>
        <w:t xml:space="preserve">There </w:t>
      </w:r>
      <w:r w:rsidR="00892003">
        <w:t>are</w:t>
      </w:r>
      <w:r>
        <w:t xml:space="preserve"> new Use Cases – especially </w:t>
      </w:r>
      <w:r w:rsidR="00892003">
        <w:t xml:space="preserve">involving </w:t>
      </w:r>
      <w:r>
        <w:t xml:space="preserve">mobile </w:t>
      </w:r>
      <w:r w:rsidR="00892003">
        <w:t xml:space="preserve">devices </w:t>
      </w:r>
      <w:r>
        <w:t>– where the current standards were not a good fit.</w:t>
      </w:r>
    </w:p>
    <w:p w14:paraId="4C9A39E3" w14:textId="50572BFD" w:rsidR="00FA335B" w:rsidRDefault="00FA335B" w:rsidP="00332A2E">
      <w:pPr>
        <w:pStyle w:val="ListParagraph"/>
        <w:numPr>
          <w:ilvl w:val="0"/>
          <w:numId w:val="1"/>
        </w:numPr>
      </w:pPr>
      <w:r>
        <w:t xml:space="preserve">Particularly in the online space, the use of </w:t>
      </w:r>
      <w:r w:rsidR="00D00AFB">
        <w:t xml:space="preserve">a </w:t>
      </w:r>
      <w:r>
        <w:t>REST</w:t>
      </w:r>
      <w:r w:rsidR="00D00AFB">
        <w:t xml:space="preserve"> based architecture </w:t>
      </w:r>
      <w:r w:rsidR="00892003">
        <w:t>is</w:t>
      </w:r>
      <w:r w:rsidR="00D00AFB">
        <w:t xml:space="preserve"> widely used</w:t>
      </w:r>
      <w:r w:rsidR="00892003">
        <w:t xml:space="preserve"> in other domains</w:t>
      </w:r>
      <w:r w:rsidR="00D00AFB">
        <w:t>.</w:t>
      </w:r>
    </w:p>
    <w:p w14:paraId="632D965B" w14:textId="19C18F94" w:rsidR="008D0A9B" w:rsidRDefault="004B72CF" w:rsidP="008D0A9B">
      <w:ins w:id="13" w:author="Lloyd McKenzie" w:date="2013-06-01T17:02:00Z">
        <w:r>
          <w:t>In response to these and other issues, Grahame Grieve surveyed the industry for best practices in modern interoperability frameworks outside the healthcare space.  The most highly regarded was a system called High</w:t>
        </w:r>
      </w:ins>
      <w:ins w:id="14" w:author="Lloyd McKenzie" w:date="2013-06-01T17:04:00Z">
        <w:r>
          <w:t>r</w:t>
        </w:r>
      </w:ins>
      <w:ins w:id="15" w:author="Lloyd McKenzie" w:date="2013-06-01T17:02:00Z">
        <w:r>
          <w:t xml:space="preserve">ise.  </w:t>
        </w:r>
      </w:ins>
      <w:ins w:id="16" w:author="Lloyd McKenzie" w:date="2013-06-01T17:04:00Z">
        <w:r>
          <w:t xml:space="preserve">He </w:t>
        </w:r>
      </w:ins>
      <w:ins w:id="17" w:author="Lloyd McKenzie" w:date="2013-06-01T17:05:00Z">
        <w:r>
          <w:t xml:space="preserve">leveraged a similar approach, applying it to healthcare.  </w:t>
        </w:r>
      </w:ins>
      <w:r w:rsidR="00D00AFB">
        <w:t>FHIR (Fast Healthcare Interoperability Resources) grew out of this work.</w:t>
      </w:r>
      <w:r w:rsidR="001A5F56">
        <w:t xml:space="preserve"> </w:t>
      </w:r>
    </w:p>
    <w:p w14:paraId="4C08DBBB" w14:textId="31ADE6C0" w:rsidR="00D00AFB" w:rsidRDefault="001A5F56" w:rsidP="00D00AFB">
      <w:r>
        <w:t xml:space="preserve">The goal </w:t>
      </w:r>
      <w:ins w:id="18" w:author="Lloyd McKenzie" w:date="2013-06-01T17:05:00Z">
        <w:r w:rsidR="004B72CF">
          <w:t xml:space="preserve">of FHIR </w:t>
        </w:r>
      </w:ins>
      <w:r>
        <w:t>is to produce a standard that:</w:t>
      </w:r>
    </w:p>
    <w:p w14:paraId="777A2040" w14:textId="221E32E6" w:rsidR="004B72CF" w:rsidRDefault="004B72CF" w:rsidP="00332A2E">
      <w:pPr>
        <w:pStyle w:val="ListParagraph"/>
        <w:numPr>
          <w:ilvl w:val="0"/>
          <w:numId w:val="2"/>
        </w:numPr>
        <w:rPr>
          <w:ins w:id="19" w:author="Lloyd McKenzie" w:date="2013-06-01T17:05:00Z"/>
        </w:rPr>
      </w:pPr>
      <w:ins w:id="20" w:author="Lloyd McKenzie" w:date="2013-06-01T17:05:00Z">
        <w:r>
          <w:t>Is easy to develop with a low learning curve and minimal custom tooling requirements.</w:t>
        </w:r>
      </w:ins>
    </w:p>
    <w:p w14:paraId="39AC73B1" w14:textId="6F34FE57" w:rsidR="001A5F56" w:rsidRDefault="001A5F56" w:rsidP="00332A2E">
      <w:pPr>
        <w:pStyle w:val="ListParagraph"/>
        <w:numPr>
          <w:ilvl w:val="0"/>
          <w:numId w:val="2"/>
        </w:numPr>
      </w:pPr>
      <w:r>
        <w:t xml:space="preserve">Is easy to implement (or as easy as healthcare interoperability ever can be). </w:t>
      </w:r>
    </w:p>
    <w:p w14:paraId="06D05FEC" w14:textId="0EEB8086" w:rsidR="001A5F56" w:rsidRDefault="001A5F56" w:rsidP="00332A2E">
      <w:pPr>
        <w:pStyle w:val="ListParagraph"/>
        <w:numPr>
          <w:ilvl w:val="0"/>
          <w:numId w:val="2"/>
        </w:numPr>
      </w:pPr>
      <w:r>
        <w:t>Is semantically robust</w:t>
      </w:r>
      <w:r w:rsidR="00964E64">
        <w:t>. This means that it can be mapped back to the v3 RIM (and</w:t>
      </w:r>
      <w:r w:rsidR="00892886">
        <w:t xml:space="preserve"> often to other specifications </w:t>
      </w:r>
      <w:del w:id="21" w:author="Lloyd McKenzie" w:date="2013-06-01T17:06:00Z">
        <w:r w:rsidR="00892886" w:rsidDel="004B72CF">
          <w:delText>like</w:delText>
        </w:r>
        <w:r w:rsidR="00964E64" w:rsidDel="004B72CF">
          <w:delText xml:space="preserve"> </w:delText>
        </w:r>
      </w:del>
      <w:ins w:id="22" w:author="Lloyd McKenzie" w:date="2013-06-01T17:06:00Z">
        <w:r w:rsidR="004B72CF">
          <w:t xml:space="preserve">such as </w:t>
        </w:r>
      </w:ins>
      <w:r w:rsidR="00964E64">
        <w:t>openEHR archetypes)</w:t>
      </w:r>
    </w:p>
    <w:p w14:paraId="5F0E3582" w14:textId="6DE2EC9F" w:rsidR="001A5F56" w:rsidRDefault="00241D4A" w:rsidP="00332A2E">
      <w:pPr>
        <w:pStyle w:val="ListParagraph"/>
        <w:numPr>
          <w:ilvl w:val="0"/>
          <w:numId w:val="2"/>
        </w:numPr>
      </w:pPr>
      <w:r>
        <w:t>I</w:t>
      </w:r>
      <w:r w:rsidR="001A5F56">
        <w:t xml:space="preserve">s ‘implementer </w:t>
      </w:r>
      <w:r w:rsidR="00964E64">
        <w:t>friendly</w:t>
      </w:r>
      <w:r w:rsidR="001A5F56">
        <w:t xml:space="preserve">’ </w:t>
      </w:r>
      <w:r>
        <w:t xml:space="preserve">– e.g. </w:t>
      </w:r>
      <w:r w:rsidR="001A5F56">
        <w:t xml:space="preserve">uses common tools and </w:t>
      </w:r>
      <w:r w:rsidR="00964E64">
        <w:t>formats</w:t>
      </w:r>
      <w:r>
        <w:t>, and web based technologies for the specification.</w:t>
      </w:r>
    </w:p>
    <w:p w14:paraId="5FCA23F8" w14:textId="2661D3AB" w:rsidR="00814CDB" w:rsidRDefault="00814CDB" w:rsidP="00332A2E">
      <w:pPr>
        <w:pStyle w:val="ListParagraph"/>
        <w:numPr>
          <w:ilvl w:val="0"/>
          <w:numId w:val="2"/>
        </w:numPr>
      </w:pPr>
      <w:r>
        <w:t>The art</w:t>
      </w:r>
      <w:r w:rsidR="00892886">
        <w:t>i</w:t>
      </w:r>
      <w:r>
        <w:t>facts should make sense to a human looking at them. While not intended for direct human viewing, being directly understandable helps both implementers and support personnel.</w:t>
      </w:r>
    </w:p>
    <w:p w14:paraId="7747C2FE" w14:textId="736A350F" w:rsidR="00814CDB" w:rsidRDefault="00814CDB" w:rsidP="00332A2E">
      <w:pPr>
        <w:pStyle w:val="ListParagraph"/>
        <w:numPr>
          <w:ilvl w:val="0"/>
          <w:numId w:val="2"/>
        </w:numPr>
      </w:pPr>
      <w:r>
        <w:t>The art</w:t>
      </w:r>
      <w:r w:rsidR="00892886">
        <w:t>i</w:t>
      </w:r>
      <w:r>
        <w:t xml:space="preserve">facts should be able to be validated electronically – so far as that is possible. </w:t>
      </w:r>
    </w:p>
    <w:p w14:paraId="3AC4C13B" w14:textId="466471C5" w:rsidR="00D85426" w:rsidRDefault="004B72CF" w:rsidP="00332A2E">
      <w:pPr>
        <w:pStyle w:val="ListParagraph"/>
        <w:numPr>
          <w:ilvl w:val="0"/>
          <w:numId w:val="2"/>
        </w:numPr>
      </w:pPr>
      <w:ins w:id="23" w:author="Lloyd McKenzie" w:date="2013-06-01T17:07:00Z">
        <w:r>
          <w:t xml:space="preserve">Integrates well with and leverages modern web-based communication technologies (HTTP, </w:t>
        </w:r>
      </w:ins>
      <w:del w:id="24" w:author="Lloyd McKenzie" w:date="2013-06-01T17:07:00Z">
        <w:r w:rsidR="00814CDB" w:rsidDel="004B72CF">
          <w:delText xml:space="preserve">Both </w:delText>
        </w:r>
      </w:del>
      <w:r w:rsidR="00814CDB">
        <w:t>XML</w:t>
      </w:r>
      <w:ins w:id="25" w:author="Lloyd McKenzie" w:date="2013-06-01T17:07:00Z">
        <w:r>
          <w:t>,</w:t>
        </w:r>
      </w:ins>
      <w:r w:rsidR="00814CDB">
        <w:t xml:space="preserve"> </w:t>
      </w:r>
      <w:del w:id="26" w:author="Lloyd McKenzie" w:date="2013-06-01T17:07:00Z">
        <w:r w:rsidR="00814CDB" w:rsidDel="004B72CF">
          <w:delText xml:space="preserve">and </w:delText>
        </w:r>
      </w:del>
      <w:r w:rsidR="00814CDB">
        <w:t>JSON</w:t>
      </w:r>
      <w:ins w:id="27" w:author="Lloyd McKenzie" w:date="2013-06-01T17:07:00Z">
        <w:r>
          <w:t>, etc.)</w:t>
        </w:r>
      </w:ins>
      <w:del w:id="28" w:author="Lloyd McKenzie" w:date="2013-06-01T17:07:00Z">
        <w:r w:rsidR="00814CDB" w:rsidDel="004B72CF">
          <w:delText xml:space="preserve"> should be valid representations</w:delText>
        </w:r>
      </w:del>
      <w:r w:rsidR="00814CDB">
        <w:t xml:space="preserve">. </w:t>
      </w:r>
    </w:p>
    <w:p w14:paraId="672CDAD2" w14:textId="4FCC26D4" w:rsidR="008D0A9B" w:rsidDel="00F46FE8" w:rsidRDefault="008D0A9B" w:rsidP="008D0A9B">
      <w:pPr>
        <w:rPr>
          <w:del w:id="29" w:author="Lloyd McKenzie" w:date="2013-06-01T17:35:00Z"/>
        </w:rPr>
      </w:pPr>
      <w:del w:id="30" w:author="Lloyd McKenzie" w:date="2013-06-01T17:35:00Z">
        <w:r w:rsidDel="00F46FE8">
          <w:delText xml:space="preserve">At the time of writing, FHIR is still under active development and can be accessed at </w:delText>
        </w:r>
        <w:r w:rsidR="004B72CF" w:rsidDel="00F46FE8">
          <w:fldChar w:fldCharType="begin"/>
        </w:r>
        <w:r w:rsidR="004B72CF" w:rsidDel="00F46FE8">
          <w:delInstrText xml:space="preserve"> HYPERLINK "http://www.hl7.org/FHIR" </w:delInstrText>
        </w:r>
        <w:r w:rsidR="004B72CF" w:rsidDel="00F46FE8">
          <w:fldChar w:fldCharType="separate"/>
        </w:r>
        <w:r w:rsidRPr="00003837" w:rsidDel="00F46FE8">
          <w:rPr>
            <w:rStyle w:val="Hyperlink"/>
          </w:rPr>
          <w:delText>www.hl7.org/FHIR</w:delText>
        </w:r>
        <w:r w:rsidR="004B72CF" w:rsidDel="00F46FE8">
          <w:rPr>
            <w:rStyle w:val="Hyperlink"/>
          </w:rPr>
          <w:fldChar w:fldCharType="end"/>
        </w:r>
        <w:r w:rsidDel="00F46FE8">
          <w:delText xml:space="preserve">. The plan is to have it in DSTU standard </w:delText>
        </w:r>
      </w:del>
      <w:del w:id="31" w:author="Lloyd McKenzie" w:date="2013-06-01T17:08:00Z">
        <w:r w:rsidDel="004B72CF">
          <w:delText>by September</w:delText>
        </w:r>
      </w:del>
      <w:del w:id="32" w:author="Lloyd McKenzie" w:date="2013-06-01T17:35:00Z">
        <w:r w:rsidDel="00F46FE8">
          <w:delText xml:space="preserve"> 201</w:delText>
        </w:r>
      </w:del>
      <w:del w:id="33" w:author="Lloyd McKenzie" w:date="2013-06-01T17:08:00Z">
        <w:r w:rsidDel="004B72CF">
          <w:delText>3</w:delText>
        </w:r>
      </w:del>
      <w:del w:id="34" w:author="Lloyd McKenzie" w:date="2013-06-01T17:35:00Z">
        <w:r w:rsidDel="00F46FE8">
          <w:delText>.</w:delText>
        </w:r>
      </w:del>
    </w:p>
    <w:p w14:paraId="0796BC93" w14:textId="5841DABC" w:rsidR="008D0A9B" w:rsidDel="00F46FE8" w:rsidRDefault="008D0A9B" w:rsidP="008D0A9B">
      <w:pPr>
        <w:rPr>
          <w:del w:id="35" w:author="Lloyd McKenzie" w:date="2013-06-01T17:35:00Z"/>
        </w:rPr>
      </w:pPr>
      <w:del w:id="36" w:author="Lloyd McKenzie" w:date="2013-06-01T17:35:00Z">
        <w:r w:rsidDel="00F46FE8">
          <w:delText>It should be noted that</w:delText>
        </w:r>
        <w:r w:rsidR="00B636CC" w:rsidDel="00F46FE8">
          <w:delText xml:space="preserve"> FHIR is not ‘version 4’ of HL7, although it builds on the long history of HL7 messaging standards.</w:delText>
        </w:r>
      </w:del>
    </w:p>
    <w:p w14:paraId="2ADA83B4" w14:textId="58992507" w:rsidR="00D85426" w:rsidRDefault="00D85426" w:rsidP="008D0A9B">
      <w:r>
        <w:t>To achieve this, the FHIR team has established:</w:t>
      </w:r>
    </w:p>
    <w:p w14:paraId="062E5091" w14:textId="5D221E71" w:rsidR="00D85426" w:rsidRDefault="00D85426" w:rsidP="00332A2E">
      <w:pPr>
        <w:pStyle w:val="ListParagraph"/>
        <w:numPr>
          <w:ilvl w:val="0"/>
          <w:numId w:val="5"/>
        </w:numPr>
      </w:pPr>
      <w:r>
        <w:lastRenderedPageBreak/>
        <w:t>A specification that is hosted on the web and is fully hyperlinked. For example clicking on a datatype in a resource definition will take you to the definition of that data type.</w:t>
      </w:r>
    </w:p>
    <w:p w14:paraId="61A5E038" w14:textId="33CFCAD5" w:rsidR="00D85426" w:rsidRDefault="00975F5E" w:rsidP="00332A2E">
      <w:pPr>
        <w:pStyle w:val="ListParagraph"/>
        <w:numPr>
          <w:ilvl w:val="0"/>
          <w:numId w:val="5"/>
        </w:numPr>
      </w:pPr>
      <w:del w:id="37" w:author="Lloyd McKenzie" w:date="2013-06-02T15:03:00Z">
        <w:r w:rsidDel="00A40417">
          <w:delText>All resources are defined in a</w:delText>
        </w:r>
      </w:del>
      <w:ins w:id="38" w:author="Lloyd McKenzie" w:date="2013-06-02T15:03:00Z">
        <w:r w:rsidR="00A40417">
          <w:t>A</w:t>
        </w:r>
      </w:ins>
      <w:r>
        <w:t xml:space="preserve">n easy-to-read format </w:t>
      </w:r>
      <w:ins w:id="39" w:author="Lloyd McKenzie" w:date="2013-06-02T15:03:00Z">
        <w:r w:rsidR="00A40417">
          <w:t xml:space="preserve">for all resources </w:t>
        </w:r>
      </w:ins>
      <w:r>
        <w:t>that includes a ‘psuedo-xml’ definition, UML diagrams, and links for formal definitions.</w:t>
      </w:r>
      <w:r w:rsidR="00867B09">
        <w:t xml:space="preserve"> The format is such that clinicians are able to understand what a resource contains and represents (though the target audience remains implementers)</w:t>
      </w:r>
    </w:p>
    <w:p w14:paraId="6805365D" w14:textId="4F80EB3A" w:rsidR="00867B09" w:rsidRDefault="00867B09" w:rsidP="00332A2E">
      <w:pPr>
        <w:pStyle w:val="ListParagraph"/>
        <w:numPr>
          <w:ilvl w:val="0"/>
          <w:numId w:val="5"/>
        </w:numPr>
      </w:pPr>
      <w:del w:id="40" w:author="Lloyd McKenzie" w:date="2013-06-02T15:03:00Z">
        <w:r w:rsidDel="00A40417">
          <w:delText>All resources have a</w:delText>
        </w:r>
      </w:del>
      <w:ins w:id="41" w:author="Lloyd McKenzie" w:date="2013-06-02T15:03:00Z">
        <w:r w:rsidR="00A40417">
          <w:t>A</w:t>
        </w:r>
      </w:ins>
      <w:r>
        <w:t xml:space="preserve"> number of examples </w:t>
      </w:r>
      <w:ins w:id="42" w:author="Lloyd McKenzie" w:date="2013-06-02T15:04:00Z">
        <w:r w:rsidR="00A40417">
          <w:t>for each resource</w:t>
        </w:r>
      </w:ins>
      <w:r>
        <w:t xml:space="preserve">that show how </w:t>
      </w:r>
      <w:ins w:id="43" w:author="Lloyd McKenzie" w:date="2013-06-01T17:36:00Z">
        <w:r w:rsidR="00F46FE8">
          <w:t>each</w:t>
        </w:r>
      </w:ins>
      <w:del w:id="44" w:author="Lloyd McKenzie" w:date="2013-06-01T17:36:00Z">
        <w:r w:rsidDel="00F46FE8">
          <w:delText>a</w:delText>
        </w:r>
      </w:del>
      <w:r>
        <w:t xml:space="preserve"> resource is intended to be used.</w:t>
      </w:r>
    </w:p>
    <w:p w14:paraId="339D560B" w14:textId="640A58BF" w:rsidR="00975F5E" w:rsidRDefault="00975F5E" w:rsidP="00332A2E">
      <w:pPr>
        <w:pStyle w:val="ListParagraph"/>
        <w:numPr>
          <w:ilvl w:val="0"/>
          <w:numId w:val="5"/>
        </w:numPr>
      </w:pPr>
      <w:del w:id="45" w:author="Lloyd McKenzie" w:date="2013-06-02T15:04:00Z">
        <w:r w:rsidDel="00A40417">
          <w:delText>The standard is developed as if it were a software application with a</w:delText>
        </w:r>
      </w:del>
      <w:ins w:id="46" w:author="Lloyd McKenzie" w:date="2013-06-02T15:04:00Z">
        <w:r w:rsidR="00A40417">
          <w:t>A</w:t>
        </w:r>
      </w:ins>
      <w:r>
        <w:t xml:space="preserve"> </w:t>
      </w:r>
      <w:ins w:id="47" w:author="Lloyd McKenzie" w:date="2013-06-02T15:04:00Z">
        <w:r w:rsidR="00A40417">
          <w:t>standards-development ‘</w:t>
        </w:r>
      </w:ins>
      <w:r>
        <w:t>build</w:t>
      </w:r>
      <w:ins w:id="48" w:author="Lloyd McKenzie" w:date="2013-06-02T15:04:00Z">
        <w:r w:rsidR="00A40417">
          <w:t>’</w:t>
        </w:r>
      </w:ins>
      <w:r>
        <w:t xml:space="preserve"> process that automatically generates all the artefacts from a small number of key definition files</w:t>
      </w:r>
      <w:ins w:id="49" w:author="Lloyd McKenzie" w:date="2013-06-02T15:04:00Z">
        <w:r w:rsidR="00A40417">
          <w:t xml:space="preserve"> in a manner similar to a typical software development project</w:t>
        </w:r>
      </w:ins>
      <w:r>
        <w:t>. The build process validates all definitions</w:t>
      </w:r>
      <w:del w:id="50" w:author="Lloyd McKenzie" w:date="2013-06-01T17:36:00Z">
        <w:r w:rsidDel="00F46FE8">
          <w:delText>,</w:delText>
        </w:r>
      </w:del>
      <w:r>
        <w:t xml:space="preserve"> and the examples</w:t>
      </w:r>
      <w:del w:id="51" w:author="Lloyd McKenzie" w:date="2013-06-01T17:36:00Z">
        <w:r w:rsidDel="00F46FE8">
          <w:delText>,</w:delText>
        </w:r>
      </w:del>
      <w:r>
        <w:t xml:space="preserve"> to ensure a high quality result.</w:t>
      </w:r>
    </w:p>
    <w:p w14:paraId="583C173B" w14:textId="7BA0484B" w:rsidR="000E3F0B" w:rsidRDefault="000E3F0B" w:rsidP="00332A2E">
      <w:pPr>
        <w:pStyle w:val="ListParagraph"/>
        <w:numPr>
          <w:ilvl w:val="0"/>
          <w:numId w:val="5"/>
        </w:numPr>
      </w:pPr>
      <w:r>
        <w:t>Freely available Reference Implementations</w:t>
      </w:r>
      <w:ins w:id="52" w:author="Lloyd McKenzie" w:date="2013-06-01T17:37:00Z">
        <w:r w:rsidR="00F46FE8">
          <w:t xml:space="preserve"> </w:t>
        </w:r>
      </w:ins>
      <w:del w:id="53" w:author="Lloyd McKenzie" w:date="2013-06-02T15:05:00Z">
        <w:r w:rsidDel="00A40417">
          <w:delText xml:space="preserve"> </w:delText>
        </w:r>
      </w:del>
      <w:r>
        <w:t>in Delphi, Java</w:t>
      </w:r>
      <w:ins w:id="54" w:author="Lloyd McKenzie" w:date="2013-06-01T17:37:00Z">
        <w:r w:rsidR="00F46FE8">
          <w:t>,</w:t>
        </w:r>
      </w:ins>
      <w:del w:id="55" w:author="Lloyd McKenzie" w:date="2013-06-01T17:37:00Z">
        <w:r w:rsidDel="00F46FE8">
          <w:delText xml:space="preserve"> and</w:delText>
        </w:r>
      </w:del>
      <w:r>
        <w:t xml:space="preserve"> C# </w:t>
      </w:r>
      <w:ins w:id="56" w:author="Lloyd McKenzie" w:date="2013-06-01T17:37:00Z">
        <w:r w:rsidR="00F46FE8">
          <w:t xml:space="preserve">and eCore </w:t>
        </w:r>
      </w:ins>
      <w:r>
        <w:t xml:space="preserve">that implementers can download and use – or can use as the </w:t>
      </w:r>
      <w:r w:rsidR="00067E88">
        <w:t>basis of their own developments.</w:t>
      </w:r>
      <w:r w:rsidR="00814315">
        <w:t xml:space="preserve"> Links are available to these (and other useful resources) on the front page of the specification (</w:t>
      </w:r>
      <w:hyperlink r:id="rId15" w:history="1">
        <w:r w:rsidR="00814315" w:rsidRPr="00F75586">
          <w:rPr>
            <w:rStyle w:val="Hyperlink"/>
          </w:rPr>
          <w:t>http://www.hl7.org/implement/standards/fhir/index.htm</w:t>
        </w:r>
      </w:hyperlink>
      <w:del w:id="57" w:author="Lloyd McKenzie" w:date="2013-06-01T17:37:00Z">
        <w:r w:rsidR="00814315" w:rsidDel="00F46FE8">
          <w:delText xml:space="preserve"> </w:delText>
        </w:r>
      </w:del>
      <w:r w:rsidR="00814315">
        <w:t>)</w:t>
      </w:r>
      <w:ins w:id="58" w:author="Lloyd McKenzie" w:date="2013-06-01T17:37:00Z">
        <w:r w:rsidR="00F46FE8">
          <w:t>.  Additional languages may be introduced in the future.</w:t>
        </w:r>
      </w:ins>
    </w:p>
    <w:p w14:paraId="348E96EA" w14:textId="4C284D97" w:rsidR="00067E88" w:rsidRDefault="00067E88" w:rsidP="00332A2E">
      <w:pPr>
        <w:pStyle w:val="ListParagraph"/>
        <w:numPr>
          <w:ilvl w:val="0"/>
          <w:numId w:val="5"/>
        </w:numPr>
      </w:pPr>
      <w:r>
        <w:t xml:space="preserve">A number of </w:t>
      </w:r>
      <w:ins w:id="59" w:author="Lloyd McKenzie" w:date="2013-06-02T14:11:00Z">
        <w:r w:rsidR="00275C84">
          <w:t>public</w:t>
        </w:r>
      </w:ins>
      <w:ins w:id="60" w:author="Lloyd McKenzie" w:date="2013-06-02T15:05:00Z">
        <w:r w:rsidR="00A40417">
          <w:t>ly available FHIR</w:t>
        </w:r>
      </w:ins>
      <w:del w:id="61" w:author="Lloyd McKenzie" w:date="2013-06-02T14:11:00Z">
        <w:r w:rsidDel="00275C84">
          <w:delText>on-line</w:delText>
        </w:r>
      </w:del>
      <w:ins w:id="62" w:author="Lloyd McKenzie" w:date="2013-06-02T14:11:00Z">
        <w:r w:rsidR="00275C84">
          <w:t xml:space="preserve"> test</w:t>
        </w:r>
      </w:ins>
      <w:r>
        <w:t xml:space="preserve"> servers </w:t>
      </w:r>
      <w:del w:id="63" w:author="Lloyd McKenzie" w:date="2013-06-02T15:05:00Z">
        <w:r w:rsidDel="00A40417">
          <w:delText xml:space="preserve">that implement the FHIR standard </w:delText>
        </w:r>
      </w:del>
      <w:ins w:id="64" w:author="Lloyd McKenzie" w:date="2013-06-02T15:05:00Z">
        <w:r w:rsidR="00A40417">
          <w:t>that</w:t>
        </w:r>
      </w:ins>
      <w:del w:id="65" w:author="Lloyd McKenzie" w:date="2013-06-02T15:05:00Z">
        <w:r w:rsidDel="00A40417">
          <w:delText>and</w:delText>
        </w:r>
      </w:del>
      <w:r>
        <w:t xml:space="preserve"> can be used by implementers to test their developments</w:t>
      </w:r>
    </w:p>
    <w:p w14:paraId="546B9639" w14:textId="36D85167" w:rsidR="00067E88" w:rsidRDefault="00067E88" w:rsidP="00332A2E">
      <w:pPr>
        <w:pStyle w:val="ListParagraph"/>
        <w:numPr>
          <w:ilvl w:val="0"/>
          <w:numId w:val="5"/>
        </w:numPr>
      </w:pPr>
      <w:r>
        <w:t xml:space="preserve">Regular ‘connectathons‘ (inspired by the IHE connectathons) where implementers can meet and </w:t>
      </w:r>
      <w:r w:rsidR="001C6DD1">
        <w:t>test their work.</w:t>
      </w:r>
    </w:p>
    <w:p w14:paraId="0C884DDD" w14:textId="5CC3E1B0" w:rsidR="00E704CB" w:rsidRDefault="00E704CB" w:rsidP="00332A2E">
      <w:pPr>
        <w:pStyle w:val="ListParagraph"/>
        <w:numPr>
          <w:ilvl w:val="0"/>
          <w:numId w:val="5"/>
        </w:numPr>
        <w:rPr>
          <w:ins w:id="66" w:author="Lloyd McKenzie" w:date="2013-06-01T17:35:00Z"/>
        </w:rPr>
      </w:pPr>
      <w:r>
        <w:t xml:space="preserve">A number of communications channels (List servers, </w:t>
      </w:r>
      <w:ins w:id="67" w:author="Lloyd McKenzie" w:date="2013-06-02T15:06:00Z">
        <w:r w:rsidR="00A40417">
          <w:t xml:space="preserve">Wiki, </w:t>
        </w:r>
      </w:ins>
      <w:ins w:id="68" w:author="Lloyd McKenzie" w:date="2013-06-02T15:05:00Z">
        <w:r w:rsidR="00A40417">
          <w:t>S</w:t>
        </w:r>
      </w:ins>
      <w:del w:id="69" w:author="Lloyd McKenzie" w:date="2013-06-02T15:05:00Z">
        <w:r w:rsidDel="00A40417">
          <w:delText>s</w:delText>
        </w:r>
      </w:del>
      <w:r>
        <w:t>kype conversations</w:t>
      </w:r>
      <w:r w:rsidR="000D5A6C">
        <w:t>, Stack Overflow</w:t>
      </w:r>
      <w:r>
        <w:t xml:space="preserve">) where implementers can contact the </w:t>
      </w:r>
      <w:del w:id="70" w:author="Lloyd McKenzie" w:date="2013-06-02T15:06:00Z">
        <w:r w:rsidDel="00A40417">
          <w:delText xml:space="preserve">core </w:delText>
        </w:r>
      </w:del>
      <w:ins w:id="71" w:author="Lloyd McKenzie" w:date="2013-06-02T15:06:00Z">
        <w:r w:rsidR="00A40417">
          <w:t xml:space="preserve">FHIR development </w:t>
        </w:r>
      </w:ins>
      <w:r>
        <w:t>team and other implementers directly.</w:t>
      </w:r>
    </w:p>
    <w:p w14:paraId="791F5CAA" w14:textId="0772CA73" w:rsidR="00F46FE8" w:rsidRDefault="00F46FE8" w:rsidP="00F46FE8">
      <w:pPr>
        <w:ind w:left="0"/>
        <w:rPr>
          <w:ins w:id="72" w:author="Lloyd McKenzie" w:date="2013-06-01T17:35:00Z"/>
        </w:rPr>
        <w:pPrChange w:id="73" w:author="Lloyd McKenzie" w:date="2013-06-01T17:35:00Z">
          <w:pPr>
            <w:pStyle w:val="ListParagraph"/>
            <w:numPr>
              <w:numId w:val="5"/>
            </w:numPr>
            <w:ind w:left="1004" w:hanging="360"/>
          </w:pPr>
        </w:pPrChange>
      </w:pPr>
      <w:ins w:id="74" w:author="Lloyd McKenzie" w:date="2013-06-01T17:35:00Z">
        <w:r>
          <w:t xml:space="preserve">At the time of writing, FHIR is still under active development and can be accessed at </w:t>
        </w:r>
        <w:r>
          <w:fldChar w:fldCharType="begin"/>
        </w:r>
        <w:r>
          <w:instrText xml:space="preserve"> HYPERLINK "http://www.hl7.org/FHIR" </w:instrText>
        </w:r>
        <w:r>
          <w:fldChar w:fldCharType="separate"/>
        </w:r>
        <w:r w:rsidRPr="00003837">
          <w:rPr>
            <w:rStyle w:val="Hyperlink"/>
          </w:rPr>
          <w:t>www.hl7.org/FHIR</w:t>
        </w:r>
        <w:r>
          <w:rPr>
            <w:rStyle w:val="Hyperlink"/>
          </w:rPr>
          <w:fldChar w:fldCharType="end"/>
        </w:r>
        <w:r>
          <w:t xml:space="preserve">. The plan is to have it </w:t>
        </w:r>
      </w:ins>
      <w:ins w:id="75" w:author="Lloyd McKenzie" w:date="2013-06-02T15:06:00Z">
        <w:r w:rsidR="00A40417">
          <w:t>published as an HL7 Draft Standard for Trial Use (</w:t>
        </w:r>
      </w:ins>
      <w:ins w:id="76" w:author="Lloyd McKenzie" w:date="2013-06-01T17:35:00Z">
        <w:r>
          <w:t>DSTU</w:t>
        </w:r>
      </w:ins>
      <w:ins w:id="77" w:author="Lloyd McKenzie" w:date="2013-06-02T15:07:00Z">
        <w:r w:rsidR="00A40417">
          <w:t>)</w:t>
        </w:r>
      </w:ins>
      <w:ins w:id="78" w:author="Lloyd McKenzie" w:date="2013-06-01T17:35:00Z">
        <w:r>
          <w:t xml:space="preserve"> no later than January 2014.</w:t>
        </w:r>
      </w:ins>
    </w:p>
    <w:p w14:paraId="4332CFDB" w14:textId="77777777" w:rsidR="00F46FE8" w:rsidRDefault="00F46FE8" w:rsidP="00F46FE8">
      <w:pPr>
        <w:ind w:left="0"/>
        <w:rPr>
          <w:ins w:id="79" w:author="Lloyd McKenzie" w:date="2013-06-01T17:35:00Z"/>
        </w:rPr>
        <w:pPrChange w:id="80" w:author="Lloyd McKenzie" w:date="2013-06-01T17:35:00Z">
          <w:pPr>
            <w:pStyle w:val="ListParagraph"/>
            <w:numPr>
              <w:numId w:val="5"/>
            </w:numPr>
            <w:ind w:left="1004" w:hanging="360"/>
          </w:pPr>
        </w:pPrChange>
      </w:pPr>
      <w:ins w:id="81" w:author="Lloyd McKenzie" w:date="2013-06-01T17:35:00Z">
        <w:r>
          <w:t>It should be noted that FHIR is not ‘version 4’ of HL7, although it builds on the long history of HL7 messaging, document and other standards.</w:t>
        </w:r>
      </w:ins>
    </w:p>
    <w:p w14:paraId="71713FA0" w14:textId="77777777" w:rsidR="00F46FE8" w:rsidRDefault="00F46FE8" w:rsidP="00F46FE8">
      <w:pPr>
        <w:ind w:left="0"/>
        <w:pPrChange w:id="82" w:author="Lloyd McKenzie" w:date="2013-06-01T17:35:00Z">
          <w:pPr>
            <w:pStyle w:val="ListParagraph"/>
            <w:numPr>
              <w:numId w:val="5"/>
            </w:numPr>
            <w:ind w:left="1004" w:hanging="360"/>
          </w:pPr>
        </w:pPrChange>
      </w:pPr>
    </w:p>
    <w:p w14:paraId="1BFB6942" w14:textId="77777777" w:rsidR="00D85426" w:rsidRDefault="00D85426" w:rsidP="008D0A9B"/>
    <w:p w14:paraId="3ED386C1" w14:textId="77777777" w:rsidR="008D0A9B" w:rsidRDefault="008D0A9B" w:rsidP="004037C2"/>
    <w:p w14:paraId="00A9ACED" w14:textId="77777777" w:rsidR="00814315" w:rsidRDefault="00814315">
      <w:pPr>
        <w:spacing w:after="0"/>
        <w:ind w:left="0"/>
        <w:rPr>
          <w:rFonts w:asciiTheme="majorHAnsi" w:eastAsiaTheme="majorEastAsia" w:hAnsiTheme="majorHAnsi" w:cstheme="majorBidi"/>
          <w:b/>
          <w:bCs/>
          <w:color w:val="4F81BD" w:themeColor="accent1"/>
          <w:sz w:val="28"/>
          <w:szCs w:val="28"/>
          <w:lang w:val="en-US" w:eastAsia="en-US"/>
        </w:rPr>
      </w:pPr>
      <w:r>
        <w:br w:type="page"/>
      </w:r>
    </w:p>
    <w:p w14:paraId="069798CB" w14:textId="06C2F7D0" w:rsidR="00C14727" w:rsidRDefault="00C14727" w:rsidP="005E1021">
      <w:pPr>
        <w:pStyle w:val="Heading2"/>
      </w:pPr>
      <w:bookmarkStart w:id="83" w:name="_Toc229627700"/>
      <w:r w:rsidRPr="002474DB">
        <w:lastRenderedPageBreak/>
        <w:t>Scope (content, infrastructure, business use)</w:t>
      </w:r>
      <w:bookmarkEnd w:id="83"/>
    </w:p>
    <w:p w14:paraId="4678D457" w14:textId="0F595363" w:rsidR="00CE0719" w:rsidRDefault="00CE0719" w:rsidP="002E0618">
      <w:del w:id="84" w:author="Lloyd McKenzie" w:date="2013-06-02T15:09:00Z">
        <w:r w:rsidDel="00656CE4">
          <w:delText>All aspects of healthcare interoperability</w:delText>
        </w:r>
        <w:r w:rsidR="000B4464" w:rsidDel="00656CE4">
          <w:delText xml:space="preserve"> are within t</w:delText>
        </w:r>
      </w:del>
      <w:ins w:id="85" w:author="Lloyd McKenzie" w:date="2013-06-02T15:09:00Z">
        <w:r w:rsidR="00656CE4">
          <w:t>T</w:t>
        </w:r>
      </w:ins>
      <w:r w:rsidR="000B4464">
        <w:t>he scope of FHIR</w:t>
      </w:r>
      <w:ins w:id="86" w:author="Lloyd McKenzie" w:date="2013-06-02T15:09:00Z">
        <w:r w:rsidR="00656CE4">
          <w:t xml:space="preserve"> includes all aspects of healthcare-related interoperability – clinical care, administration, research, etc</w:t>
        </w:r>
      </w:ins>
      <w:r w:rsidR="000B4464">
        <w:t xml:space="preserve">. </w:t>
      </w:r>
      <w:ins w:id="87" w:author="Lloyd McKenzie" w:date="2013-06-02T15:20:00Z">
        <w:r w:rsidR="00D62BC9">
          <w:t>Furthermore, FHIR supports interoperability via four common information exchange architectures/paradigms</w:t>
        </w:r>
      </w:ins>
      <w:del w:id="88" w:author="Lloyd McKenzie" w:date="2013-06-02T15:22:00Z">
        <w:r w:rsidR="000B4464" w:rsidDel="00D62BC9">
          <w:delText>Commonly 4 types – or paradigms – of interoperability are described</w:delText>
        </w:r>
      </w:del>
      <w:r w:rsidR="000B4464">
        <w:t>. These are:</w:t>
      </w:r>
    </w:p>
    <w:p w14:paraId="1F197482" w14:textId="70E0BB87" w:rsidR="000B4464" w:rsidRDefault="000B4464" w:rsidP="00332A2E">
      <w:pPr>
        <w:pStyle w:val="ListParagraph"/>
        <w:numPr>
          <w:ilvl w:val="0"/>
          <w:numId w:val="3"/>
        </w:numPr>
      </w:pPr>
      <w:r>
        <w:t>Messag</w:t>
      </w:r>
      <w:ins w:id="89" w:author="Lloyd McKenzie" w:date="2013-06-02T15:22:00Z">
        <w:r w:rsidR="00D62BC9">
          <w:t>ing</w:t>
        </w:r>
      </w:ins>
      <w:del w:id="90" w:author="Lloyd McKenzie" w:date="2013-06-02T15:22:00Z">
        <w:r w:rsidDel="00D62BC9">
          <w:delText>es</w:delText>
        </w:r>
      </w:del>
    </w:p>
    <w:p w14:paraId="7FBC8481" w14:textId="6D13CED3" w:rsidR="000B4464" w:rsidRDefault="000B4464" w:rsidP="00332A2E">
      <w:pPr>
        <w:pStyle w:val="ListParagraph"/>
        <w:numPr>
          <w:ilvl w:val="0"/>
          <w:numId w:val="3"/>
        </w:numPr>
      </w:pPr>
      <w:r>
        <w:t>Documents</w:t>
      </w:r>
    </w:p>
    <w:p w14:paraId="38429325" w14:textId="0F4329B1" w:rsidR="000B4464" w:rsidRDefault="000B4464" w:rsidP="00332A2E">
      <w:pPr>
        <w:pStyle w:val="ListParagraph"/>
        <w:numPr>
          <w:ilvl w:val="0"/>
          <w:numId w:val="3"/>
        </w:numPr>
      </w:pPr>
      <w:r>
        <w:t>Services</w:t>
      </w:r>
    </w:p>
    <w:p w14:paraId="2BF2736F" w14:textId="7811F24C" w:rsidR="000B4464" w:rsidRDefault="000B4464" w:rsidP="00332A2E">
      <w:pPr>
        <w:pStyle w:val="ListParagraph"/>
        <w:numPr>
          <w:ilvl w:val="0"/>
          <w:numId w:val="3"/>
        </w:numPr>
      </w:pPr>
      <w:r>
        <w:t>REST</w:t>
      </w:r>
      <w:r w:rsidR="00457A59">
        <w:t xml:space="preserve"> (Representational State Transfer – on-line access)</w:t>
      </w:r>
    </w:p>
    <w:p w14:paraId="1EA31FE7" w14:textId="6F44547C" w:rsidR="000B4464" w:rsidRDefault="000B4464" w:rsidP="002E0618">
      <w:del w:id="91" w:author="Lloyd McKenzie" w:date="2013-06-02T15:25:00Z">
        <w:r w:rsidDel="00D62BC9">
          <w:delText xml:space="preserve">And their support by FHIR will be expanded on in future sections of this </w:delText>
        </w:r>
        <w:r w:rsidR="00457A59" w:rsidDel="00D62BC9">
          <w:delText>module</w:delText>
        </w:r>
        <w:r w:rsidDel="00D62BC9">
          <w:delText>. It is important to note that a</w:delText>
        </w:r>
      </w:del>
      <w:ins w:id="92" w:author="Lloyd McKenzie" w:date="2013-06-02T15:25:00Z">
        <w:r w:rsidR="00D62BC9">
          <w:t>A</w:t>
        </w:r>
      </w:ins>
      <w:r>
        <w:t xml:space="preserve">ll of these paradigms use the same resources </w:t>
      </w:r>
      <w:r w:rsidR="00457A59">
        <w:t xml:space="preserve">to represent the content </w:t>
      </w:r>
      <w:r>
        <w:t>– they are just wrapped in ‘packages’ that suit the particular paradigm.</w:t>
      </w:r>
      <w:r w:rsidR="00457A59">
        <w:t xml:space="preserve"> </w:t>
      </w:r>
    </w:p>
    <w:p w14:paraId="4C304D94" w14:textId="5805F46C" w:rsidR="00457A59" w:rsidRDefault="00D62BC9" w:rsidP="002E0618">
      <w:ins w:id="93" w:author="Lloyd McKenzie" w:date="2013-06-02T15:26:00Z">
        <w:r>
          <w:t xml:space="preserve">HL7 has considerable experience in the messaging and documents paradigm and some experience in the services paradigm.  </w:t>
        </w:r>
      </w:ins>
      <w:r w:rsidR="00457A59">
        <w:t xml:space="preserve">However, the REST </w:t>
      </w:r>
      <w:del w:id="94" w:author="Lloyd McKenzie" w:date="2013-06-02T15:27:00Z">
        <w:r w:rsidR="00457A59" w:rsidDel="00D62BC9">
          <w:delText xml:space="preserve">and Service paradigms are </w:delText>
        </w:r>
      </w:del>
      <w:ins w:id="95" w:author="Lloyd McKenzie" w:date="2013-06-02T15:27:00Z">
        <w:r>
          <w:t xml:space="preserve">is </w:t>
        </w:r>
      </w:ins>
      <w:r w:rsidR="00457A59">
        <w:t xml:space="preserve">new to HL7. Unlike a messaging paradigm where the messages are used to update repositories (as well as implementing behaviour) the REST paradigm means that the information may </w:t>
      </w:r>
      <w:r w:rsidR="000D5A6C">
        <w:t xml:space="preserve">be </w:t>
      </w:r>
      <w:r w:rsidR="00457A59">
        <w:t>accessed from some other server when needed,</w:t>
      </w:r>
      <w:r w:rsidR="00B414BE">
        <w:t xml:space="preserve"> so </w:t>
      </w:r>
      <w:r w:rsidR="00457A59">
        <w:t>it supports more of a distributed model.</w:t>
      </w:r>
    </w:p>
    <w:p w14:paraId="5242B988" w14:textId="366BD8A1" w:rsidR="00457A59" w:rsidRDefault="003116A9" w:rsidP="002E0618">
      <w:r>
        <w:rPr>
          <w:noProof/>
          <w:lang w:val="en-CA" w:eastAsia="en-CA"/>
        </w:rPr>
        <mc:AlternateContent>
          <mc:Choice Requires="wps">
            <w:drawing>
              <wp:anchor distT="0" distB="0" distL="114300" distR="114300" simplePos="0" relativeHeight="251667456" behindDoc="0" locked="0" layoutInCell="1" allowOverlap="1" wp14:anchorId="62626656" wp14:editId="35420FC3">
                <wp:simplePos x="0" y="0"/>
                <wp:positionH relativeFrom="column">
                  <wp:posOffset>3771900</wp:posOffset>
                </wp:positionH>
                <wp:positionV relativeFrom="paragraph">
                  <wp:posOffset>231140</wp:posOffset>
                </wp:positionV>
                <wp:extent cx="1257300" cy="571500"/>
                <wp:effectExtent l="1193800" t="25400" r="88900" b="266700"/>
                <wp:wrapThrough wrapText="bothSides">
                  <wp:wrapPolygon edited="0">
                    <wp:start x="-873" y="-960"/>
                    <wp:lineTo x="-12655" y="0"/>
                    <wp:lineTo x="-12655" y="15360"/>
                    <wp:lineTo x="-20509" y="15360"/>
                    <wp:lineTo x="-20509" y="30720"/>
                    <wp:lineTo x="-18327" y="30720"/>
                    <wp:lineTo x="-16582" y="29760"/>
                    <wp:lineTo x="22691" y="16320"/>
                    <wp:lineTo x="22691" y="-960"/>
                    <wp:lineTo x="-873" y="-960"/>
                  </wp:wrapPolygon>
                </wp:wrapThrough>
                <wp:docPr id="17" name="Line Callout 2 17"/>
                <wp:cNvGraphicFramePr/>
                <a:graphic xmlns:a="http://schemas.openxmlformats.org/drawingml/2006/main">
                  <a:graphicData uri="http://schemas.microsoft.com/office/word/2010/wordprocessingShape">
                    <wps:wsp>
                      <wps:cNvSpPr/>
                      <wps:spPr>
                        <a:xfrm>
                          <a:off x="0" y="0"/>
                          <a:ext cx="1257300" cy="571500"/>
                        </a:xfrm>
                        <a:prstGeom prst="borderCallout2">
                          <a:avLst>
                            <a:gd name="adj1" fmla="val 18750"/>
                            <a:gd name="adj2" fmla="val -8333"/>
                            <a:gd name="adj3" fmla="val 18750"/>
                            <a:gd name="adj4" fmla="val -16667"/>
                            <a:gd name="adj5" fmla="val 126722"/>
                            <a:gd name="adj6" fmla="val -91111"/>
                          </a:avLst>
                        </a:prstGeom>
                      </wps:spPr>
                      <wps:style>
                        <a:lnRef idx="1">
                          <a:schemeClr val="accent1"/>
                        </a:lnRef>
                        <a:fillRef idx="3">
                          <a:schemeClr val="accent1"/>
                        </a:fillRef>
                        <a:effectRef idx="2">
                          <a:schemeClr val="accent1"/>
                        </a:effectRef>
                        <a:fontRef idx="minor">
                          <a:schemeClr val="lt1"/>
                        </a:fontRef>
                      </wps:style>
                      <wps:txbx>
                        <w:txbxContent>
                          <w:p w14:paraId="48322652" w14:textId="75EA15A1" w:rsidR="004B72CF" w:rsidRDefault="004B72CF" w:rsidP="003116A9">
                            <w:pPr>
                              <w:ind w:left="0"/>
                              <w:jc w:val="center"/>
                            </w:pPr>
                            <w:r>
                              <w:t>Message updating local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26" type="#_x0000_t48" style="position:absolute;left:0;text-align:left;margin-left:297pt;margin-top:18.2pt;width:99pt;height: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" adj="-19680,27372" fillcolor="#4f81bd [3204]" strokecolor="#4579b8 [3044]">
                <v:fill color2="#a7bfde [1620]" rotate="t" angle="180" focus="100%" type="gradient">
                  <o:fill v:ext="view" type="gradientUnscaled"/>
                </v:fill>
                <v:shadow on="t" color="black" opacity="22937f" origin=",.5" offset="0,.63889mm"/>
                <v:textbox>
                  <w:txbxContent>
                    <w:p w14:paraId="48322652" w14:textId="75EA15A1" w:rsidR="004B72CF" w:rsidRDefault="004B72CF" w:rsidP="003116A9">
                      <w:pPr>
                        <w:ind w:left="0"/>
                        <w:jc w:val="center"/>
                      </w:pPr>
                      <w:r>
                        <w:t>Message updating local system</w:t>
                      </w:r>
                    </w:p>
                  </w:txbxContent>
                </v:textbox>
                <o:callout v:ext="edit" minusy="t"/>
                <w10:wrap type="through"/>
              </v:shape>
            </w:pict>
          </mc:Fallback>
        </mc:AlternateContent>
      </w:r>
    </w:p>
    <w:p w14:paraId="54E404EE" w14:textId="5BBA7CD0" w:rsidR="00457A59" w:rsidRDefault="003116A9" w:rsidP="002E0618">
      <w:r>
        <w:rPr>
          <w:noProof/>
          <w:lang w:val="en-CA" w:eastAsia="en-CA"/>
        </w:rPr>
        <mc:AlternateContent>
          <mc:Choice Requires="wps">
            <w:drawing>
              <wp:anchor distT="0" distB="0" distL="114300" distR="114300" simplePos="0" relativeHeight="251665408" behindDoc="0" locked="0" layoutInCell="1" allowOverlap="1" wp14:anchorId="7BDABFF4" wp14:editId="36F406D8">
                <wp:simplePos x="0" y="0"/>
                <wp:positionH relativeFrom="column">
                  <wp:posOffset>738505</wp:posOffset>
                </wp:positionH>
                <wp:positionV relativeFrom="paragraph">
                  <wp:posOffset>108585</wp:posOffset>
                </wp:positionV>
                <wp:extent cx="799465" cy="342900"/>
                <wp:effectExtent l="50800" t="25400" r="64135" b="114300"/>
                <wp:wrapThrough wrapText="bothSides">
                  <wp:wrapPolygon edited="0">
                    <wp:start x="-1373" y="-1600"/>
                    <wp:lineTo x="-1373" y="24000"/>
                    <wp:lineTo x="-686" y="27200"/>
                    <wp:lineTo x="21960" y="27200"/>
                    <wp:lineTo x="21960" y="25600"/>
                    <wp:lineTo x="22647" y="1600"/>
                    <wp:lineTo x="22647" y="-1600"/>
                    <wp:lineTo x="-1373" y="-1600"/>
                  </wp:wrapPolygon>
                </wp:wrapThrough>
                <wp:docPr id="14" name="Rounded Rectangle 14"/>
                <wp:cNvGraphicFramePr/>
                <a:graphic xmlns:a="http://schemas.openxmlformats.org/drawingml/2006/main">
                  <a:graphicData uri="http://schemas.microsoft.com/office/word/2010/wordprocessingShape">
                    <wps:wsp>
                      <wps:cNvSpPr/>
                      <wps:spPr>
                        <a:xfrm>
                          <a:off x="0" y="0"/>
                          <a:ext cx="799465" cy="3429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25CA35E" w14:textId="4AB76111" w:rsidR="004B72CF" w:rsidRPr="003116A9" w:rsidRDefault="004B72CF" w:rsidP="003116A9">
                            <w:pPr>
                              <w:ind w:left="0"/>
                              <w:jc w:val="center"/>
                              <w:rPr>
                                <w:color w:val="000000" w:themeColor="text1"/>
                              </w:rPr>
                            </w:pPr>
                            <w:r w:rsidRPr="003116A9">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4" o:spid="_x0000_s1027" style="position:absolute;left:0;text-align:left;margin-left:58.15pt;margin-top:8.55pt;width:62.9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" fillcolor="#fabf8f [1945]" strokecolor="#4579b8 [3044]">
                <v:shadow on="t" color="black" opacity="22937f" origin=",.5" offset="0,.63889mm"/>
                <v:textbox>
                  <w:txbxContent>
                    <w:p w14:paraId="025CA35E" w14:textId="4AB76111" w:rsidR="004B72CF" w:rsidRPr="003116A9" w:rsidRDefault="004B72CF" w:rsidP="003116A9">
                      <w:pPr>
                        <w:ind w:left="0"/>
                        <w:jc w:val="center"/>
                        <w:rPr>
                          <w:color w:val="000000" w:themeColor="text1"/>
                        </w:rPr>
                      </w:pPr>
                      <w:r w:rsidRPr="003116A9">
                        <w:rPr>
                          <w:color w:val="000000" w:themeColor="text1"/>
                        </w:rPr>
                        <w:t>App</w:t>
                      </w:r>
                    </w:p>
                  </w:txbxContent>
                </v:textbox>
                <w10:wrap type="through"/>
              </v:roundrect>
            </w:pict>
          </mc:Fallback>
        </mc:AlternateContent>
      </w:r>
    </w:p>
    <w:p w14:paraId="4A9E11A0" w14:textId="4EECE82B" w:rsidR="00457A59" w:rsidRDefault="003116A9" w:rsidP="002E0618">
      <w:r>
        <w:rPr>
          <w:noProof/>
          <w:lang w:val="en-CA" w:eastAsia="en-CA"/>
        </w:rPr>
        <mc:AlternateContent>
          <mc:Choice Requires="wps">
            <w:drawing>
              <wp:anchor distT="0" distB="0" distL="114300" distR="114300" simplePos="0" relativeHeight="251666432" behindDoc="0" locked="0" layoutInCell="1" allowOverlap="1" wp14:anchorId="7193AC1C" wp14:editId="3349CA97">
                <wp:simplePos x="0" y="0"/>
                <wp:positionH relativeFrom="column">
                  <wp:posOffset>1143000</wp:posOffset>
                </wp:positionH>
                <wp:positionV relativeFrom="paragraph">
                  <wp:posOffset>214630</wp:posOffset>
                </wp:positionV>
                <wp:extent cx="0" cy="342900"/>
                <wp:effectExtent l="127000" t="50800" r="76200" b="114300"/>
                <wp:wrapNone/>
                <wp:docPr id="15" name="Straight Arrow Connector 15"/>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90pt;margin-top:16.9pt;width:0;height:2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" strokecolor="#4f81bd [3204]" strokeweight="2pt">
                <v:stroke startarrow="open" endarrow="open"/>
                <v:shadow on="t" color="black" opacity="24903f" origin=",.5" offset="0,.55556mm"/>
              </v:shape>
            </w:pict>
          </mc:Fallback>
        </mc:AlternateContent>
      </w:r>
    </w:p>
    <w:p w14:paraId="6E6FC32F" w14:textId="03813E5D" w:rsidR="00457A59" w:rsidRDefault="00457A59" w:rsidP="002E0618"/>
    <w:p w14:paraId="509FC49B" w14:textId="25E1379C" w:rsidR="00457A59" w:rsidRDefault="003116A9" w:rsidP="002E0618">
      <w:r>
        <w:rPr>
          <w:noProof/>
          <w:lang w:val="en-CA" w:eastAsia="en-CA"/>
        </w:rPr>
        <mc:AlternateContent>
          <mc:Choice Requires="wps">
            <w:drawing>
              <wp:anchor distT="0" distB="0" distL="114300" distR="114300" simplePos="0" relativeHeight="251660288" behindDoc="0" locked="0" layoutInCell="1" allowOverlap="1" wp14:anchorId="7A79D6EB" wp14:editId="4FC8289F">
                <wp:simplePos x="0" y="0"/>
                <wp:positionH relativeFrom="column">
                  <wp:posOffset>850900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7" name="Can 7"/>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26" type="#_x0000_t22" style="position:absolute;margin-left:67pt;margin-top:7.9pt;width:4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" fillcolor="#cfc" strokecolor="#4579b8 [3044]">
                <v:shadow on="t" color="black" opacity="22937f" origin=",.5" offset="0,.63889mm"/>
                <w10:wrap type="through"/>
              </v:shape>
            </w:pict>
          </mc:Fallback>
        </mc:AlternateContent>
      </w:r>
      <w:r w:rsidR="00457A59">
        <w:rPr>
          <w:noProof/>
          <w:lang w:val="en-CA" w:eastAsia="en-CA"/>
        </w:rPr>
        <mc:AlternateContent>
          <mc:Choice Requires="wps">
            <w:drawing>
              <wp:anchor distT="0" distB="0" distL="114300" distR="114300" simplePos="0" relativeHeight="251664384" behindDoc="0" locked="0" layoutInCell="1" allowOverlap="1" wp14:anchorId="537821A3" wp14:editId="4984BDF8">
                <wp:simplePos x="0" y="0"/>
                <wp:positionH relativeFrom="column">
                  <wp:posOffset>2057400</wp:posOffset>
                </wp:positionH>
                <wp:positionV relativeFrom="paragraph">
                  <wp:posOffset>83820</wp:posOffset>
                </wp:positionV>
                <wp:extent cx="800100" cy="571500"/>
                <wp:effectExtent l="50800" t="25400" r="88900" b="114300"/>
                <wp:wrapThrough wrapText="bothSides">
                  <wp:wrapPolygon edited="0">
                    <wp:start x="-1371" y="-960"/>
                    <wp:lineTo x="-1371" y="24960"/>
                    <wp:lineTo x="21257" y="24960"/>
                    <wp:lineTo x="23314" y="16320"/>
                    <wp:lineTo x="23314" y="-960"/>
                    <wp:lineTo x="-1371" y="-960"/>
                  </wp:wrapPolygon>
                </wp:wrapThrough>
                <wp:docPr id="13" name="Folded Corner 13"/>
                <wp:cNvGraphicFramePr/>
                <a:graphic xmlns:a="http://schemas.openxmlformats.org/drawingml/2006/main">
                  <a:graphicData uri="http://schemas.microsoft.com/office/word/2010/wordprocessingShape">
                    <wps:wsp>
                      <wps:cNvSpPr/>
                      <wps:spPr>
                        <a:xfrm>
                          <a:off x="0" y="0"/>
                          <a:ext cx="800100" cy="571500"/>
                        </a:xfrm>
                        <a:prstGeom prst="foldedCorner">
                          <a:avLst/>
                        </a:prstGeom>
                        <a:solidFill>
                          <a:srgbClr val="FFFF00"/>
                        </a:solidFill>
                      </wps:spPr>
                      <wps:style>
                        <a:lnRef idx="1">
                          <a:schemeClr val="accent1"/>
                        </a:lnRef>
                        <a:fillRef idx="3">
                          <a:schemeClr val="accent1"/>
                        </a:fillRef>
                        <a:effectRef idx="2">
                          <a:schemeClr val="accent1"/>
                        </a:effectRef>
                        <a:fontRef idx="minor">
                          <a:schemeClr val="lt1"/>
                        </a:fontRef>
                      </wps:style>
                      <wps:txbx>
                        <w:txbxContent>
                          <w:p w14:paraId="124C7AB8" w14:textId="4F5E7AE3" w:rsidR="004B72CF" w:rsidRPr="003116A9" w:rsidRDefault="004B72CF" w:rsidP="00457A59">
                            <w:pPr>
                              <w:ind w:left="0"/>
                              <w:jc w:val="center"/>
                              <w:rPr>
                                <w:color w:val="000000" w:themeColor="text1"/>
                              </w:rPr>
                            </w:pPr>
                            <w:r w:rsidRPr="003116A9">
                              <w:rPr>
                                <w:color w:val="000000" w:themeColor="text1"/>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8" type="#_x0000_t65" style="position:absolute;left:0;text-align:left;margin-left:162pt;margin-top:6.6pt;width:63pt;height: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" adj="18000" fillcolor="yellow" strokecolor="#4579b8 [3044]">
                <v:shadow on="t" color="black" opacity="22937f" origin=",.5" offset="0,.63889mm"/>
                <v:textbox>
                  <w:txbxContent>
                    <w:p w14:paraId="124C7AB8" w14:textId="4F5E7AE3" w:rsidR="004B72CF" w:rsidRPr="003116A9" w:rsidRDefault="004B72CF" w:rsidP="00457A59">
                      <w:pPr>
                        <w:ind w:left="0"/>
                        <w:jc w:val="center"/>
                        <w:rPr>
                          <w:color w:val="000000" w:themeColor="text1"/>
                        </w:rPr>
                      </w:pPr>
                      <w:r w:rsidRPr="003116A9">
                        <w:rPr>
                          <w:color w:val="000000" w:themeColor="text1"/>
                        </w:rPr>
                        <w:t>Message</w:t>
                      </w:r>
                    </w:p>
                  </w:txbxContent>
                </v:textbox>
                <w10:wrap type="through"/>
              </v:shape>
            </w:pict>
          </mc:Fallback>
        </mc:AlternateContent>
      </w:r>
      <w:r w:rsidR="00457A59">
        <w:rPr>
          <w:noProof/>
          <w:lang w:val="en-CA" w:eastAsia="en-CA"/>
        </w:rPr>
        <mc:AlternateContent>
          <mc:Choice Requires="wps">
            <w:drawing>
              <wp:anchor distT="0" distB="0" distL="114300" distR="114300" simplePos="0" relativeHeight="251662336" behindDoc="0" locked="0" layoutInCell="1" allowOverlap="1" wp14:anchorId="486EB043" wp14:editId="4CCB4C14">
                <wp:simplePos x="0" y="0"/>
                <wp:positionH relativeFrom="column">
                  <wp:posOffset>3086100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8" name="Can 8"/>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8" o:spid="_x0000_s1026" type="#_x0000_t22" style="position:absolute;margin-left:243pt;margin-top:7.9pt;width:4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" fillcolor="#cfc" strokecolor="#4579b8 [3044]">
                <v:shadow on="t" color="black" opacity="22937f" origin=",.5" offset="0,.63889mm"/>
                <w10:wrap type="through"/>
              </v:shape>
            </w:pict>
          </mc:Fallback>
        </mc:AlternateContent>
      </w:r>
    </w:p>
    <w:p w14:paraId="1C4642C1" w14:textId="6FAA7F98" w:rsidR="00457A59" w:rsidRDefault="00457A59" w:rsidP="002E0618">
      <w:r>
        <w:rPr>
          <w:noProof/>
          <w:lang w:val="en-CA" w:eastAsia="en-CA"/>
        </w:rPr>
        <mc:AlternateContent>
          <mc:Choice Requires="wps">
            <w:drawing>
              <wp:anchor distT="0" distB="0" distL="114300" distR="114300" simplePos="0" relativeHeight="251663360" behindDoc="0" locked="0" layoutInCell="1" allowOverlap="1" wp14:anchorId="7AEDD07E" wp14:editId="0ACA0067">
                <wp:simplePos x="0" y="0"/>
                <wp:positionH relativeFrom="column">
                  <wp:posOffset>1485900</wp:posOffset>
                </wp:positionH>
                <wp:positionV relativeFrom="paragraph">
                  <wp:posOffset>-3175</wp:posOffset>
                </wp:positionV>
                <wp:extent cx="1600200" cy="16510"/>
                <wp:effectExtent l="76200" t="101600" r="0" b="161290"/>
                <wp:wrapNone/>
                <wp:docPr id="12" name="Straight Arrow Connector 12"/>
                <wp:cNvGraphicFramePr/>
                <a:graphic xmlns:a="http://schemas.openxmlformats.org/drawingml/2006/main">
                  <a:graphicData uri="http://schemas.microsoft.com/office/word/2010/wordprocessingShape">
                    <wps:wsp>
                      <wps:cNvCnPr/>
                      <wps:spPr>
                        <a:xfrm flipH="1" flipV="1">
                          <a:off x="0" y="0"/>
                          <a:ext cx="1600200" cy="165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17pt;margin-top:-.25pt;width:126pt;height:1.3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" strokecolor="#4f81bd [3204]" strokeweight="2pt">
                <v:stroke endarrow="open"/>
                <v:shadow on="t" color="black" opacity="24903f" origin=",.5" offset="0,.55556mm"/>
              </v:shape>
            </w:pict>
          </mc:Fallback>
        </mc:AlternateContent>
      </w:r>
    </w:p>
    <w:p w14:paraId="4E7BB4CA" w14:textId="77777777" w:rsidR="00457A59" w:rsidRDefault="00457A59" w:rsidP="002E0618"/>
    <w:p w14:paraId="7AD37894" w14:textId="653A3CCC" w:rsidR="00457A59" w:rsidRDefault="003116A9" w:rsidP="002E0618">
      <w:commentRangeStart w:id="96"/>
      <w:r>
        <w:t>Figure: Messaging updating local system</w:t>
      </w:r>
      <w:commentRangeEnd w:id="96"/>
      <w:r w:rsidR="00D62BC9">
        <w:rPr>
          <w:rStyle w:val="CommentReference"/>
        </w:rPr>
        <w:commentReference w:id="96"/>
      </w:r>
    </w:p>
    <w:p w14:paraId="450F2494" w14:textId="77777777" w:rsidR="00457A59" w:rsidRDefault="00457A59" w:rsidP="002E0618"/>
    <w:p w14:paraId="063B5AA5" w14:textId="77777777" w:rsidR="003116A9" w:rsidRDefault="003116A9" w:rsidP="002E0618"/>
    <w:p w14:paraId="44C141B3" w14:textId="5A660622" w:rsidR="003116A9" w:rsidRDefault="003116A9" w:rsidP="003116A9">
      <w:r>
        <w:rPr>
          <w:noProof/>
          <w:lang w:val="en-CA" w:eastAsia="en-CA"/>
        </w:rPr>
        <mc:AlternateContent>
          <mc:Choice Requires="wps">
            <w:drawing>
              <wp:anchor distT="0" distB="0" distL="114300" distR="114300" simplePos="0" relativeHeight="251675648" behindDoc="0" locked="0" layoutInCell="1" allowOverlap="1" wp14:anchorId="4517391A" wp14:editId="658B95BE">
                <wp:simplePos x="0" y="0"/>
                <wp:positionH relativeFrom="column">
                  <wp:posOffset>3771900</wp:posOffset>
                </wp:positionH>
                <wp:positionV relativeFrom="paragraph">
                  <wp:posOffset>231140</wp:posOffset>
                </wp:positionV>
                <wp:extent cx="1257300" cy="571500"/>
                <wp:effectExtent l="1193800" t="25400" r="88900" b="266700"/>
                <wp:wrapThrough wrapText="bothSides">
                  <wp:wrapPolygon edited="0">
                    <wp:start x="-873" y="-960"/>
                    <wp:lineTo x="-12655" y="0"/>
                    <wp:lineTo x="-12655" y="15360"/>
                    <wp:lineTo x="-20509" y="15360"/>
                    <wp:lineTo x="-20509" y="30720"/>
                    <wp:lineTo x="-18327" y="30720"/>
                    <wp:lineTo x="-16582" y="29760"/>
                    <wp:lineTo x="22691" y="16320"/>
                    <wp:lineTo x="22691" y="-960"/>
                    <wp:lineTo x="-873" y="-960"/>
                  </wp:wrapPolygon>
                </wp:wrapThrough>
                <wp:docPr id="18" name="Line Callout 2 18"/>
                <wp:cNvGraphicFramePr/>
                <a:graphic xmlns:a="http://schemas.openxmlformats.org/drawingml/2006/main">
                  <a:graphicData uri="http://schemas.microsoft.com/office/word/2010/wordprocessingShape">
                    <wps:wsp>
                      <wps:cNvSpPr/>
                      <wps:spPr>
                        <a:xfrm>
                          <a:off x="0" y="0"/>
                          <a:ext cx="1257300" cy="571500"/>
                        </a:xfrm>
                        <a:prstGeom prst="borderCallout2">
                          <a:avLst>
                            <a:gd name="adj1" fmla="val 18750"/>
                            <a:gd name="adj2" fmla="val -8333"/>
                            <a:gd name="adj3" fmla="val 18750"/>
                            <a:gd name="adj4" fmla="val -16667"/>
                            <a:gd name="adj5" fmla="val 126722"/>
                            <a:gd name="adj6" fmla="val -91111"/>
                          </a:avLst>
                        </a:prstGeom>
                      </wps:spPr>
                      <wps:style>
                        <a:lnRef idx="1">
                          <a:schemeClr val="accent1"/>
                        </a:lnRef>
                        <a:fillRef idx="3">
                          <a:schemeClr val="accent1"/>
                        </a:fillRef>
                        <a:effectRef idx="2">
                          <a:schemeClr val="accent1"/>
                        </a:effectRef>
                        <a:fontRef idx="minor">
                          <a:schemeClr val="lt1"/>
                        </a:fontRef>
                      </wps:style>
                      <wps:txbx>
                        <w:txbxContent>
                          <w:p w14:paraId="032C8CDD" w14:textId="326E5D3A" w:rsidR="004B72CF" w:rsidRDefault="004B72CF" w:rsidP="003116A9">
                            <w:pPr>
                              <w:ind w:left="0"/>
                              <w:jc w:val="center"/>
                            </w:pPr>
                            <w:r>
                              <w:t>Query Remote server using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2 18" o:spid="_x0000_s1029" type="#_x0000_t48" style="position:absolute;left:0;text-align:left;margin-left:297pt;margin-top:18.2pt;width:99pt;height: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" adj="-19680,27372" fillcolor="#4f81bd [3204]" strokecolor="#4579b8 [3044]">
                <v:fill color2="#a7bfde [1620]" rotate="t" angle="180" focus="100%" type="gradient">
                  <o:fill v:ext="view" type="gradientUnscaled"/>
                </v:fill>
                <v:shadow on="t" color="black" opacity="22937f" origin=",.5" offset="0,.63889mm"/>
                <v:textbox>
                  <w:txbxContent>
                    <w:p w14:paraId="032C8CDD" w14:textId="326E5D3A" w:rsidR="004B72CF" w:rsidRDefault="004B72CF" w:rsidP="003116A9">
                      <w:pPr>
                        <w:ind w:left="0"/>
                        <w:jc w:val="center"/>
                      </w:pPr>
                      <w:r>
                        <w:t>Query Remote server using REST</w:t>
                      </w:r>
                    </w:p>
                  </w:txbxContent>
                </v:textbox>
                <o:callout v:ext="edit" minusy="t"/>
                <w10:wrap type="through"/>
              </v:shape>
            </w:pict>
          </mc:Fallback>
        </mc:AlternateContent>
      </w:r>
    </w:p>
    <w:p w14:paraId="45025B06" w14:textId="77777777" w:rsidR="003116A9" w:rsidRDefault="003116A9" w:rsidP="003116A9">
      <w:r>
        <w:rPr>
          <w:noProof/>
          <w:lang w:val="en-CA" w:eastAsia="en-CA"/>
        </w:rPr>
        <mc:AlternateContent>
          <mc:Choice Requires="wps">
            <w:drawing>
              <wp:anchor distT="0" distB="0" distL="114300" distR="114300" simplePos="0" relativeHeight="251673600" behindDoc="0" locked="0" layoutInCell="1" allowOverlap="1" wp14:anchorId="59F16E02" wp14:editId="68FF32D1">
                <wp:simplePos x="0" y="0"/>
                <wp:positionH relativeFrom="column">
                  <wp:posOffset>738505</wp:posOffset>
                </wp:positionH>
                <wp:positionV relativeFrom="paragraph">
                  <wp:posOffset>108585</wp:posOffset>
                </wp:positionV>
                <wp:extent cx="799465" cy="342900"/>
                <wp:effectExtent l="50800" t="25400" r="64135" b="114300"/>
                <wp:wrapThrough wrapText="bothSides">
                  <wp:wrapPolygon edited="0">
                    <wp:start x="-1373" y="-1600"/>
                    <wp:lineTo x="-1373" y="24000"/>
                    <wp:lineTo x="-686" y="27200"/>
                    <wp:lineTo x="21960" y="27200"/>
                    <wp:lineTo x="21960" y="25600"/>
                    <wp:lineTo x="22647" y="1600"/>
                    <wp:lineTo x="22647" y="-1600"/>
                    <wp:lineTo x="-1373" y="-1600"/>
                  </wp:wrapPolygon>
                </wp:wrapThrough>
                <wp:docPr id="19" name="Rounded Rectangle 19"/>
                <wp:cNvGraphicFramePr/>
                <a:graphic xmlns:a="http://schemas.openxmlformats.org/drawingml/2006/main">
                  <a:graphicData uri="http://schemas.microsoft.com/office/word/2010/wordprocessingShape">
                    <wps:wsp>
                      <wps:cNvSpPr/>
                      <wps:spPr>
                        <a:xfrm>
                          <a:off x="0" y="0"/>
                          <a:ext cx="799465" cy="3429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4E7BB0A" w14:textId="214D6102" w:rsidR="004B72CF" w:rsidRPr="003116A9" w:rsidRDefault="004B72CF" w:rsidP="003116A9">
                            <w:pPr>
                              <w:ind w:left="0"/>
                              <w:jc w:val="center"/>
                              <w:rPr>
                                <w:color w:val="000000" w:themeColor="text1"/>
                              </w:rPr>
                            </w:pPr>
                            <w:r w:rsidRPr="003116A9">
                              <w:rPr>
                                <w:color w:val="000000" w:themeColor="text1"/>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9" o:spid="_x0000_s1030" style="position:absolute;left:0;text-align:left;margin-left:58.15pt;margin-top:8.55pt;width:62.9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" fillcolor="#fabf8f [1945]" strokecolor="#4579b8 [3044]">
                <v:shadow on="t" color="black" opacity="22937f" origin=",.5" offset="0,.63889mm"/>
                <v:textbox>
                  <w:txbxContent>
                    <w:p w14:paraId="24E7BB0A" w14:textId="214D6102" w:rsidR="004B72CF" w:rsidRPr="003116A9" w:rsidRDefault="004B72CF" w:rsidP="003116A9">
                      <w:pPr>
                        <w:ind w:left="0"/>
                        <w:jc w:val="center"/>
                        <w:rPr>
                          <w:color w:val="000000" w:themeColor="text1"/>
                        </w:rPr>
                      </w:pPr>
                      <w:r w:rsidRPr="003116A9">
                        <w:rPr>
                          <w:color w:val="000000" w:themeColor="text1"/>
                        </w:rPr>
                        <w:t>App</w:t>
                      </w:r>
                    </w:p>
                  </w:txbxContent>
                </v:textbox>
                <w10:wrap type="through"/>
              </v:roundrect>
            </w:pict>
          </mc:Fallback>
        </mc:AlternateContent>
      </w:r>
    </w:p>
    <w:p w14:paraId="066ADDB5" w14:textId="77777777" w:rsidR="003116A9" w:rsidRDefault="003116A9" w:rsidP="003116A9">
      <w:r>
        <w:rPr>
          <w:noProof/>
          <w:lang w:val="en-CA" w:eastAsia="en-CA"/>
        </w:rPr>
        <mc:AlternateContent>
          <mc:Choice Requires="wps">
            <w:drawing>
              <wp:anchor distT="0" distB="0" distL="114300" distR="114300" simplePos="0" relativeHeight="251674624" behindDoc="0" locked="0" layoutInCell="1" allowOverlap="1" wp14:anchorId="50C01EF1" wp14:editId="756FEF4B">
                <wp:simplePos x="0" y="0"/>
                <wp:positionH relativeFrom="column">
                  <wp:posOffset>1143000</wp:posOffset>
                </wp:positionH>
                <wp:positionV relativeFrom="paragraph">
                  <wp:posOffset>214630</wp:posOffset>
                </wp:positionV>
                <wp:extent cx="0" cy="342900"/>
                <wp:effectExtent l="127000" t="50800" r="76200" b="114300"/>
                <wp:wrapNone/>
                <wp:docPr id="20" name="Straight Arrow Connector 20"/>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0" o:spid="_x0000_s1026" type="#_x0000_t32" style="position:absolute;margin-left:90pt;margin-top:16.9pt;width:0;height:2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" strokecolor="#4f81bd [3204]" strokeweight="2pt">
                <v:stroke startarrow="open" endarrow="open"/>
                <v:shadow on="t" color="black" opacity="24903f" origin=",.5" offset="0,.55556mm"/>
              </v:shape>
            </w:pict>
          </mc:Fallback>
        </mc:AlternateContent>
      </w:r>
    </w:p>
    <w:p w14:paraId="4CC82B24" w14:textId="1B38C882" w:rsidR="003116A9" w:rsidRDefault="003116A9" w:rsidP="003116A9">
      <w:r>
        <w:rPr>
          <w:noProof/>
          <w:lang w:val="en-CA" w:eastAsia="en-CA"/>
        </w:rPr>
        <mc:AlternateContent>
          <mc:Choice Requires="wps">
            <w:drawing>
              <wp:anchor distT="0" distB="0" distL="114300" distR="114300" simplePos="0" relativeHeight="251671552" behindDoc="0" locked="0" layoutInCell="1" allowOverlap="1" wp14:anchorId="1377E624" wp14:editId="203824C7">
                <wp:simplePos x="0" y="0"/>
                <wp:positionH relativeFrom="column">
                  <wp:posOffset>1600200</wp:posOffset>
                </wp:positionH>
                <wp:positionV relativeFrom="paragraph">
                  <wp:posOffset>1905</wp:posOffset>
                </wp:positionV>
                <wp:extent cx="1371600" cy="685800"/>
                <wp:effectExtent l="50800" t="25400" r="101600" b="127000"/>
                <wp:wrapNone/>
                <wp:docPr id="24" name="Straight Arrow Connector 24"/>
                <wp:cNvGraphicFramePr/>
                <a:graphic xmlns:a="http://schemas.openxmlformats.org/drawingml/2006/main">
                  <a:graphicData uri="http://schemas.microsoft.com/office/word/2010/wordprocessingShape">
                    <wps:wsp>
                      <wps:cNvCnPr/>
                      <wps:spPr>
                        <a:xfrm>
                          <a:off x="0" y="0"/>
                          <a:ext cx="13716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26pt;margin-top:.15pt;width:108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" strokecolor="#4f81bd [3204]" strokeweight="2pt">
                <v:stroke endarrow="open"/>
                <v:shadow on="t" color="black" opacity="24903f" origin=",.5" offset="0,.55556mm"/>
              </v:shape>
            </w:pict>
          </mc:Fallback>
        </mc:AlternateContent>
      </w:r>
    </w:p>
    <w:p w14:paraId="362BDB5F" w14:textId="5DBBA392" w:rsidR="003116A9" w:rsidRDefault="000D5A6C" w:rsidP="003116A9">
      <w:r>
        <w:rPr>
          <w:noProof/>
          <w:lang w:val="en-CA" w:eastAsia="en-CA"/>
        </w:rPr>
        <mc:AlternateContent>
          <mc:Choice Requires="wps">
            <w:drawing>
              <wp:anchor distT="0" distB="0" distL="114300" distR="114300" simplePos="0" relativeHeight="251670528" behindDoc="0" locked="0" layoutInCell="1" allowOverlap="1" wp14:anchorId="353E216D" wp14:editId="5B993055">
                <wp:simplePos x="0" y="0"/>
                <wp:positionH relativeFrom="column">
                  <wp:posOffset>4114800</wp:posOffset>
                </wp:positionH>
                <wp:positionV relativeFrom="paragraph">
                  <wp:posOffset>107950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23" name="Can 23"/>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23" o:spid="_x0000_s1026" type="#_x0000_t22" style="position:absolute;margin-left:324pt;margin-top:8.5pt;width:45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" fillcolor="#cfc" strokecolor="#4579b8 [3044]">
                <v:shadow on="t" color="black" opacity="22937f" origin=",.5" offset="0,.63889mm"/>
                <w10:wrap type="through"/>
              </v:shape>
            </w:pict>
          </mc:Fallback>
        </mc:AlternateContent>
      </w:r>
      <w:r>
        <w:rPr>
          <w:noProof/>
          <w:lang w:val="en-CA" w:eastAsia="en-CA"/>
        </w:rPr>
        <mc:AlternateContent>
          <mc:Choice Requires="wps">
            <w:drawing>
              <wp:anchor distT="0" distB="0" distL="114300" distR="114300" simplePos="0" relativeHeight="251677696" behindDoc="0" locked="0" layoutInCell="1" allowOverlap="1" wp14:anchorId="02A62643" wp14:editId="027EF567">
                <wp:simplePos x="0" y="0"/>
                <wp:positionH relativeFrom="column">
                  <wp:posOffset>3200400</wp:posOffset>
                </wp:positionH>
                <wp:positionV relativeFrom="paragraph">
                  <wp:posOffset>222250</wp:posOffset>
                </wp:positionV>
                <wp:extent cx="799465" cy="457200"/>
                <wp:effectExtent l="50800" t="25400" r="64135" b="101600"/>
                <wp:wrapThrough wrapText="bothSides">
                  <wp:wrapPolygon edited="0">
                    <wp:start x="-686" y="-1200"/>
                    <wp:lineTo x="-1373" y="0"/>
                    <wp:lineTo x="-1373" y="19200"/>
                    <wp:lineTo x="-686" y="25200"/>
                    <wp:lineTo x="21960" y="25200"/>
                    <wp:lineTo x="22647" y="19200"/>
                    <wp:lineTo x="21960" y="1200"/>
                    <wp:lineTo x="21960" y="-1200"/>
                    <wp:lineTo x="-686" y="-1200"/>
                  </wp:wrapPolygon>
                </wp:wrapThrough>
                <wp:docPr id="1" name="Rounded Rectangle 1"/>
                <wp:cNvGraphicFramePr/>
                <a:graphic xmlns:a="http://schemas.openxmlformats.org/drawingml/2006/main">
                  <a:graphicData uri="http://schemas.microsoft.com/office/word/2010/wordprocessingShape">
                    <wps:wsp>
                      <wps:cNvSpPr/>
                      <wps:spPr>
                        <a:xfrm>
                          <a:off x="0" y="0"/>
                          <a:ext cx="799465" cy="457200"/>
                        </a:xfrm>
                        <a:prstGeom prst="round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8C20AC5" w14:textId="7538D14C" w:rsidR="004B72CF" w:rsidRPr="003116A9" w:rsidRDefault="004B72CF" w:rsidP="000D5A6C">
                            <w:pPr>
                              <w:ind w:left="0"/>
                              <w:jc w:val="center"/>
                              <w:rPr>
                                <w:color w:val="000000" w:themeColor="text1"/>
                              </w:rPr>
                            </w:pPr>
                            <w:r>
                              <w:rPr>
                                <w:color w:val="000000" w:themeColor="text1"/>
                              </w:rPr>
                              <w:t>REST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31" style="position:absolute;left:0;text-align:left;margin-left:252pt;margin-top:17.5pt;width:62.9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" fillcolor="#fabf8f [1945]" strokecolor="#4579b8 [3044]">
                <v:shadow on="t" color="black" opacity="22937f" origin=",.5" offset="0,.63889mm"/>
                <v:textbox>
                  <w:txbxContent>
                    <w:p w14:paraId="48C20AC5" w14:textId="7538D14C" w:rsidR="004B72CF" w:rsidRPr="003116A9" w:rsidRDefault="004B72CF" w:rsidP="000D5A6C">
                      <w:pPr>
                        <w:ind w:left="0"/>
                        <w:jc w:val="center"/>
                        <w:rPr>
                          <w:color w:val="000000" w:themeColor="text1"/>
                        </w:rPr>
                      </w:pPr>
                      <w:r>
                        <w:rPr>
                          <w:color w:val="000000" w:themeColor="text1"/>
                        </w:rPr>
                        <w:t>REST Interface</w:t>
                      </w:r>
                    </w:p>
                  </w:txbxContent>
                </v:textbox>
                <w10:wrap type="through"/>
              </v:roundrect>
            </w:pict>
          </mc:Fallback>
        </mc:AlternateContent>
      </w:r>
      <w:r w:rsidR="003116A9">
        <w:rPr>
          <w:noProof/>
          <w:lang w:val="en-CA" w:eastAsia="en-CA"/>
        </w:rPr>
        <mc:AlternateContent>
          <mc:Choice Requires="wps">
            <w:drawing>
              <wp:anchor distT="0" distB="0" distL="114300" distR="114300" simplePos="0" relativeHeight="251669504" behindDoc="0" locked="0" layoutInCell="1" allowOverlap="1" wp14:anchorId="623C1817" wp14:editId="1EB42999">
                <wp:simplePos x="0" y="0"/>
                <wp:positionH relativeFrom="column">
                  <wp:posOffset>850900</wp:posOffset>
                </wp:positionH>
                <wp:positionV relativeFrom="paragraph">
                  <wp:posOffset>100330</wp:posOffset>
                </wp:positionV>
                <wp:extent cx="571500" cy="571500"/>
                <wp:effectExtent l="50800" t="25400" r="88900" b="114300"/>
                <wp:wrapThrough wrapText="bothSides">
                  <wp:wrapPolygon edited="0">
                    <wp:start x="960" y="-960"/>
                    <wp:lineTo x="-1920" y="0"/>
                    <wp:lineTo x="-1920" y="23040"/>
                    <wp:lineTo x="1920" y="24960"/>
                    <wp:lineTo x="20160" y="24960"/>
                    <wp:lineTo x="24000" y="16320"/>
                    <wp:lineTo x="24000" y="14400"/>
                    <wp:lineTo x="22080" y="1920"/>
                    <wp:lineTo x="21120" y="-960"/>
                    <wp:lineTo x="960" y="-960"/>
                  </wp:wrapPolygon>
                </wp:wrapThrough>
                <wp:docPr id="21" name="Can 21"/>
                <wp:cNvGraphicFramePr/>
                <a:graphic xmlns:a="http://schemas.openxmlformats.org/drawingml/2006/main">
                  <a:graphicData uri="http://schemas.microsoft.com/office/word/2010/wordprocessingShape">
                    <wps:wsp>
                      <wps:cNvSpPr/>
                      <wps:spPr>
                        <a:xfrm>
                          <a:off x="0" y="0"/>
                          <a:ext cx="571500" cy="571500"/>
                        </a:xfrm>
                        <a:prstGeom prst="can">
                          <a:avLst/>
                        </a:prstGeom>
                        <a:solidFill>
                          <a:srgbClr val="CC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21" o:spid="_x0000_s1026" type="#_x0000_t22" style="position:absolute;margin-left:67pt;margin-top:7.9pt;width:45pt;height: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" fillcolor="#cfc" strokecolor="#4579b8 [3044]">
                <v:shadow on="t" color="black" opacity="22937f" origin=",.5" offset="0,.63889mm"/>
                <w10:wrap type="through"/>
              </v:shape>
            </w:pict>
          </mc:Fallback>
        </mc:AlternateContent>
      </w:r>
    </w:p>
    <w:p w14:paraId="4B8B9671" w14:textId="59E4024A" w:rsidR="003116A9" w:rsidRDefault="003116A9" w:rsidP="003116A9"/>
    <w:p w14:paraId="2E111B13" w14:textId="77777777" w:rsidR="003116A9" w:rsidRDefault="003116A9" w:rsidP="002E0618"/>
    <w:p w14:paraId="6148650B" w14:textId="6827A85A" w:rsidR="003116A9" w:rsidRDefault="003116A9" w:rsidP="002E0618">
      <w:r>
        <w:t>Figure: App querying remote system</w:t>
      </w:r>
    </w:p>
    <w:p w14:paraId="3159393A" w14:textId="767F1F94" w:rsidR="003116A9" w:rsidRDefault="00135911" w:rsidP="002E0618">
      <w:r>
        <w:t>Of course, many other variations are possible – for example the Application could query the remote server, and then store a copy of the data locally for subsequent access.</w:t>
      </w:r>
      <w:r w:rsidR="00B414BE">
        <w:t xml:space="preserve"> Also, there can be any number of remote servers.</w:t>
      </w:r>
    </w:p>
    <w:p w14:paraId="60265CD8" w14:textId="77777777" w:rsidR="00D85426" w:rsidRDefault="00D85426" w:rsidP="002E0618"/>
    <w:p w14:paraId="62FF1BB4" w14:textId="6E53D55C" w:rsidR="00C14727" w:rsidRDefault="008D0A9B" w:rsidP="005E1021">
      <w:pPr>
        <w:pStyle w:val="Heading2"/>
      </w:pPr>
      <w:bookmarkStart w:id="97" w:name="_Toc229627701"/>
      <w:r>
        <w:lastRenderedPageBreak/>
        <w:t xml:space="preserve">Governance &amp; </w:t>
      </w:r>
      <w:r w:rsidR="00C14727" w:rsidRPr="002474DB">
        <w:t>Methodology</w:t>
      </w:r>
      <w:bookmarkEnd w:id="97"/>
    </w:p>
    <w:p w14:paraId="5917EC80" w14:textId="0D3AF191" w:rsidR="008D0A9B" w:rsidRDefault="000B4464" w:rsidP="008D0A9B">
      <w:r>
        <w:t xml:space="preserve">The Development Process is documented at </w:t>
      </w:r>
      <w:hyperlink r:id="rId17" w:history="1">
        <w:r w:rsidRPr="00003837">
          <w:rPr>
            <w:rStyle w:val="Hyperlink"/>
          </w:rPr>
          <w:t>http://wiki.hl7.org/index.php?title=FHIR_Development_Process</w:t>
        </w:r>
      </w:hyperlink>
      <w:r>
        <w:t xml:space="preserve">. </w:t>
      </w:r>
    </w:p>
    <w:p w14:paraId="05D8D55A" w14:textId="65E6A05F" w:rsidR="008D0A9B" w:rsidRDefault="000B4464" w:rsidP="008D0A9B">
      <w:r>
        <w:t>Important points</w:t>
      </w:r>
      <w:r w:rsidR="009968F6">
        <w:t xml:space="preserve"> related to G&amp;M</w:t>
      </w:r>
      <w:r>
        <w:t>:</w:t>
      </w:r>
    </w:p>
    <w:p w14:paraId="5A9E5C65" w14:textId="3E7E1D2D" w:rsidR="009968F6" w:rsidRDefault="009968F6" w:rsidP="00332A2E">
      <w:pPr>
        <w:pStyle w:val="ListParagraph"/>
        <w:numPr>
          <w:ilvl w:val="0"/>
          <w:numId w:val="4"/>
        </w:numPr>
      </w:pPr>
      <w:r>
        <w:t>The FHIR standard is open source. While it is developed by HL7, there is no need to be a</w:t>
      </w:r>
      <w:r w:rsidR="00814315">
        <w:t>n</w:t>
      </w:r>
      <w:r>
        <w:t xml:space="preserve"> HL7 member to use it (though participation is encouraged). </w:t>
      </w:r>
    </w:p>
    <w:p w14:paraId="030F6D8F" w14:textId="02428EC0" w:rsidR="000B4464" w:rsidRDefault="006E2BB5" w:rsidP="00332A2E">
      <w:pPr>
        <w:pStyle w:val="ListParagraph"/>
        <w:numPr>
          <w:ilvl w:val="0"/>
          <w:numId w:val="4"/>
        </w:numPr>
      </w:pPr>
      <w:r>
        <w:t xml:space="preserve">The </w:t>
      </w:r>
      <w:r w:rsidRPr="006E2BB5">
        <w:rPr>
          <w:b/>
        </w:rPr>
        <w:t>FHIR</w:t>
      </w:r>
      <w:r w:rsidR="000B4464" w:rsidRPr="006E2BB5">
        <w:rPr>
          <w:b/>
        </w:rPr>
        <w:t xml:space="preserve"> Governance Board</w:t>
      </w:r>
      <w:r w:rsidR="000B4464">
        <w:t xml:space="preserve"> </w:t>
      </w:r>
      <w:r>
        <w:t>(</w:t>
      </w:r>
      <w:hyperlink r:id="rId18" w:history="1">
        <w:r w:rsidRPr="006C3FAC">
          <w:rPr>
            <w:rStyle w:val="Hyperlink"/>
          </w:rPr>
          <w:t>http://wiki.hl7.org/index.php?title=FHIR_Governance_Board</w:t>
        </w:r>
      </w:hyperlink>
      <w:del w:id="98" w:author="Lloyd McKenzie" w:date="2013-06-02T15:51:00Z">
        <w:r w:rsidDel="00462083">
          <w:delText xml:space="preserve"> </w:delText>
        </w:r>
      </w:del>
      <w:r>
        <w:t>)</w:t>
      </w:r>
      <w:del w:id="99" w:author="Lloyd McKenzie" w:date="2013-06-02T15:51:00Z">
        <w:r w:rsidR="000B4464" w:rsidDel="00462083">
          <w:delText>that</w:delText>
        </w:r>
      </w:del>
      <w:r w:rsidR="000B4464">
        <w:t xml:space="preserve"> oversees FHIR development and has final say on what resources are defined.</w:t>
      </w:r>
      <w:ins w:id="100" w:author="Lloyd McKenzie" w:date="2013-06-03T08:58:00Z">
        <w:r w:rsidR="002F4969" w:rsidDel="002F4969">
          <w:t xml:space="preserve"> </w:t>
        </w:r>
      </w:ins>
      <w:ins w:id="101" w:author="Lloyd McKenzie" w:date="2013-06-03T09:00:00Z">
        <w:r w:rsidR="002F4969">
          <w:t>It also takes the lead in coordinating resources development with external groups and Standard Development Organizations.</w:t>
        </w:r>
      </w:ins>
      <w:moveFromRangeStart w:id="102" w:author="Lloyd McKenzie" w:date="2013-06-03T09:14:00Z" w:name="move358013291"/>
      <w:moveFrom w:id="103" w:author="Lloyd McKenzie" w:date="2013-06-03T09:14:00Z">
        <w:r w:rsidR="000B4464" w:rsidDel="002F4969">
          <w:t xml:space="preserve"> </w:t>
        </w:r>
        <w:commentRangeStart w:id="104"/>
        <w:r w:rsidR="000B4464" w:rsidDel="002F4969">
          <w:t>The intention is that there will only be a small number of fundamental resources (100-150) that form the building blocks of all FHIR artefacts.</w:t>
        </w:r>
        <w:commentRangeEnd w:id="104"/>
        <w:r w:rsidR="00462083" w:rsidDel="002F4969">
          <w:rPr>
            <w:rStyle w:val="CommentReference"/>
          </w:rPr>
          <w:commentReference w:id="104"/>
        </w:r>
      </w:moveFrom>
      <w:moveFromRangeEnd w:id="102"/>
    </w:p>
    <w:p w14:paraId="6DDACA30" w14:textId="694EAAAF" w:rsidR="000B4464" w:rsidRDefault="000B4464" w:rsidP="00332A2E">
      <w:pPr>
        <w:pStyle w:val="ListParagraph"/>
        <w:numPr>
          <w:ilvl w:val="0"/>
          <w:numId w:val="4"/>
        </w:numPr>
      </w:pPr>
      <w:r>
        <w:t xml:space="preserve">The </w:t>
      </w:r>
      <w:r w:rsidRPr="006E2BB5">
        <w:rPr>
          <w:b/>
        </w:rPr>
        <w:t xml:space="preserve">FHIR Management </w:t>
      </w:r>
      <w:r w:rsidR="006E2BB5" w:rsidRPr="006E2BB5">
        <w:rPr>
          <w:b/>
        </w:rPr>
        <w:t>Group</w:t>
      </w:r>
      <w:r w:rsidR="006E2BB5">
        <w:t xml:space="preserve"> (</w:t>
      </w:r>
      <w:hyperlink r:id="rId19" w:history="1">
        <w:r w:rsidR="006E2BB5" w:rsidRPr="006C3FAC">
          <w:rPr>
            <w:rStyle w:val="Hyperlink"/>
          </w:rPr>
          <w:t>http://wiki.hl7.org/index.php?title=FHIR_Management_Group</w:t>
        </w:r>
      </w:hyperlink>
      <w:r w:rsidR="006E2BB5">
        <w:t xml:space="preserve">) </w:t>
      </w:r>
      <w:r>
        <w:t>provides day-to-day oversight of FHIR-related work group activities including performing quality analysis, monitoring scope and consistency with FHIR principles and aiding in the resolution of FHIR-related intra and inter-work group issues.</w:t>
      </w:r>
    </w:p>
    <w:p w14:paraId="6F93FE60" w14:textId="771F2EE5" w:rsidR="000B4464" w:rsidRPr="008D0A9B" w:rsidDel="002F4969" w:rsidRDefault="000B4464" w:rsidP="00332A2E">
      <w:pPr>
        <w:pStyle w:val="ListParagraph"/>
        <w:numPr>
          <w:ilvl w:val="0"/>
          <w:numId w:val="4"/>
        </w:numPr>
        <w:rPr>
          <w:del w:id="105" w:author="Lloyd McKenzie" w:date="2013-06-03T08:58:00Z"/>
        </w:rPr>
      </w:pPr>
      <w:r>
        <w:t xml:space="preserve">Actual development of resources is performed by the </w:t>
      </w:r>
      <w:ins w:id="106" w:author="Lloyd McKenzie" w:date="2013-06-03T08:56:00Z">
        <w:r w:rsidR="002F4969">
          <w:t xml:space="preserve">HL7 </w:t>
        </w:r>
      </w:ins>
      <w:r>
        <w:t xml:space="preserve">Work Groups </w:t>
      </w:r>
      <w:ins w:id="107" w:author="Lloyd McKenzie" w:date="2013-06-03T08:55:00Z">
        <w:r w:rsidR="002F4969">
          <w:t>that ‘owns’</w:t>
        </w:r>
      </w:ins>
      <w:del w:id="108" w:author="Lloyd McKenzie" w:date="2013-06-03T08:55:00Z">
        <w:r w:rsidDel="002F4969">
          <w:delText>to which that</w:delText>
        </w:r>
      </w:del>
      <w:ins w:id="109" w:author="Lloyd McKenzie" w:date="2013-06-03T08:55:00Z">
        <w:r w:rsidR="002F4969">
          <w:t xml:space="preserve"> the</w:t>
        </w:r>
      </w:ins>
      <w:r>
        <w:t xml:space="preserve"> resource</w:t>
      </w:r>
      <w:del w:id="110" w:author="Lloyd McKenzie" w:date="2013-06-03T08:55:00Z">
        <w:r w:rsidDel="002F4969">
          <w:delText xml:space="preserve"> ‘belongs’</w:delText>
        </w:r>
      </w:del>
      <w:r>
        <w:t xml:space="preserve">. </w:t>
      </w:r>
      <w:r w:rsidR="00814315">
        <w:t>E.g.</w:t>
      </w:r>
      <w:r>
        <w:t xml:space="preserve"> the </w:t>
      </w:r>
      <w:r w:rsidR="009968F6">
        <w:t xml:space="preserve">Pharmacy Work Group is responsible for all medication related resources. </w:t>
      </w:r>
      <w:ins w:id="111" w:author="Lloyd McKenzie" w:date="2013-06-03T08:55:00Z">
        <w:r w:rsidR="002F4969">
          <w:t xml:space="preserve">In addition to the primary owner, there may be additional Work Groups </w:t>
        </w:r>
      </w:ins>
      <w:ins w:id="112" w:author="Lloyd McKenzie" w:date="2013-06-03T08:56:00Z">
        <w:r w:rsidR="002F4969">
          <w:t>that are consulted as part of the development process.  In a few cases – generally due to bandwidth issues – the ‘owner’ is designated</w:t>
        </w:r>
      </w:ins>
      <w:ins w:id="113" w:author="Lloyd McKenzie" w:date="2013-06-03T08:57:00Z">
        <w:r w:rsidR="002F4969">
          <w:t xml:space="preserve"> as the FHIR Core Team.</w:t>
        </w:r>
      </w:ins>
      <w:del w:id="114" w:author="Lloyd McKenzie" w:date="2013-06-03T08:58:00Z">
        <w:r w:rsidR="009968F6" w:rsidDel="002F4969">
          <w:delText xml:space="preserve">There are some ‘infrastructure’ resources that the FHIR Core team are responsible for, but clinical </w:delText>
        </w:r>
        <w:r w:rsidR="003C75CB" w:rsidDel="002F4969">
          <w:delText>resources are managed by the work group that is already working on that domain within HL7.</w:delText>
        </w:r>
      </w:del>
    </w:p>
    <w:p w14:paraId="1F7451F4" w14:textId="2219721D" w:rsidR="008D0A9B" w:rsidRPr="008D0A9B" w:rsidRDefault="008D0A9B" w:rsidP="002F4969">
      <w:pPr>
        <w:pStyle w:val="ListParagraph"/>
        <w:numPr>
          <w:ilvl w:val="0"/>
          <w:numId w:val="4"/>
        </w:numPr>
        <w:pPrChange w:id="115" w:author="Lloyd McKenzie" w:date="2013-06-03T08:58:00Z">
          <w:pPr/>
        </w:pPrChange>
      </w:pPr>
    </w:p>
    <w:p w14:paraId="6659B3EB" w14:textId="342F661D" w:rsidR="004454B2" w:rsidRDefault="004454B2" w:rsidP="005E1021">
      <w:pPr>
        <w:pStyle w:val="Heading2"/>
      </w:pPr>
      <w:bookmarkStart w:id="116" w:name="_Toc229627702"/>
      <w:r>
        <w:t>Relationship with other SDO</w:t>
      </w:r>
      <w:r w:rsidR="00905F7B">
        <w:t>s</w:t>
      </w:r>
      <w:bookmarkEnd w:id="116"/>
    </w:p>
    <w:p w14:paraId="245C8972" w14:textId="52E5485C" w:rsidR="003C75CB" w:rsidRPr="003C75CB" w:rsidRDefault="003C75CB" w:rsidP="003C75CB">
      <w:r>
        <w:t xml:space="preserve">The FHIR team (and HL7 in general) have established working </w:t>
      </w:r>
      <w:r w:rsidR="00720347">
        <w:t xml:space="preserve">relationships with other Standards Development Organizations where that is applicable. Examples of these relationships </w:t>
      </w:r>
      <w:r w:rsidR="00CE38F4">
        <w:t>include</w:t>
      </w:r>
      <w:r w:rsidR="00720347">
        <w:t>:</w:t>
      </w:r>
      <w:r>
        <w:t xml:space="preserve"> </w:t>
      </w:r>
    </w:p>
    <w:p w14:paraId="278FCADA" w14:textId="1455F92B" w:rsidR="004454B2" w:rsidRDefault="004454B2" w:rsidP="000E668A">
      <w:pPr>
        <w:pStyle w:val="ListParagraph"/>
        <w:numPr>
          <w:ilvl w:val="0"/>
          <w:numId w:val="24"/>
        </w:numPr>
      </w:pPr>
      <w:r>
        <w:t>IHE</w:t>
      </w:r>
      <w:r w:rsidR="00720347">
        <w:t xml:space="preserve"> </w:t>
      </w:r>
      <w:r w:rsidR="00CE38F4">
        <w:t>(</w:t>
      </w:r>
      <w:r w:rsidR="004B72CF">
        <w:fldChar w:fldCharType="begin"/>
      </w:r>
      <w:r w:rsidR="004B72CF">
        <w:instrText xml:space="preserve"> HYPERLINK "http://www.ihe.net/" </w:instrText>
      </w:r>
      <w:r w:rsidR="004B72CF">
        <w:fldChar w:fldCharType="separate"/>
      </w:r>
      <w:r w:rsidR="00AD6797" w:rsidRPr="00F75586">
        <w:rPr>
          <w:rStyle w:val="Hyperlink"/>
        </w:rPr>
        <w:t>http://www.ihe.net</w:t>
      </w:r>
      <w:del w:id="117" w:author="Lloyd McKenzie" w:date="2013-06-03T09:00:00Z">
        <w:r w:rsidR="00AD6797" w:rsidRPr="00F75586" w:rsidDel="002F4969">
          <w:rPr>
            <w:rStyle w:val="Hyperlink"/>
          </w:rPr>
          <w:delText>/</w:delText>
        </w:r>
      </w:del>
      <w:r w:rsidR="004B72CF">
        <w:rPr>
          <w:rStyle w:val="Hyperlink"/>
        </w:rPr>
        <w:fldChar w:fldCharType="end"/>
      </w:r>
      <w:del w:id="118" w:author="Lloyd McKenzie" w:date="2013-06-03T09:01:00Z">
        <w:r w:rsidR="00AD6797" w:rsidDel="002F4969">
          <w:delText xml:space="preserve"> </w:delText>
        </w:r>
      </w:del>
      <w:r w:rsidR="00CE38F4">
        <w:t>)</w:t>
      </w:r>
      <w:ins w:id="119" w:author="Lloyd McKenzie" w:date="2013-06-03T09:01:00Z">
        <w:r w:rsidR="002F4969">
          <w:t xml:space="preserve"> is cooperating on the development of reso</w:t>
        </w:r>
      </w:ins>
      <w:ins w:id="120" w:author="Lloyd McKenzie" w:date="2013-06-03T09:03:00Z">
        <w:r w:rsidR="002F4969">
          <w:t>u</w:t>
        </w:r>
      </w:ins>
      <w:ins w:id="121" w:author="Lloyd McKenzie" w:date="2013-06-03T09:01:00Z">
        <w:r w:rsidR="002F4969">
          <w:t>rces to support RESTful implementation of their XDS and ATNA profiles</w:t>
        </w:r>
      </w:ins>
      <w:del w:id="122" w:author="Lloyd McKenzie" w:date="2013-06-03T09:02:00Z">
        <w:r w:rsidR="00720347" w:rsidDel="002F4969">
          <w:delText xml:space="preserve">– in </w:delText>
        </w:r>
        <w:r w:rsidR="004D1D45" w:rsidDel="002F4969">
          <w:delText>particular</w:delText>
        </w:r>
        <w:r w:rsidR="00720347" w:rsidDel="002F4969">
          <w:delText xml:space="preserve"> the XDS related resources</w:delText>
        </w:r>
      </w:del>
      <w:r w:rsidR="00720347">
        <w:t xml:space="preserve"> (currently modelled as t</w:t>
      </w:r>
      <w:r w:rsidR="004D1D45">
        <w:t>he DocumentReference</w:t>
      </w:r>
      <w:ins w:id="123" w:author="Lloyd McKenzie" w:date="2013-06-03T09:03:00Z">
        <w:r w:rsidR="002F4969">
          <w:t xml:space="preserve"> and SecurityEvent</w:t>
        </w:r>
      </w:ins>
      <w:r w:rsidR="004D1D45">
        <w:t xml:space="preserve"> resource</w:t>
      </w:r>
      <w:ins w:id="124" w:author="Lloyd McKenzie" w:date="2013-06-03T09:03:00Z">
        <w:r w:rsidR="002F4969">
          <w:t>s</w:t>
        </w:r>
      </w:ins>
      <w:del w:id="125" w:author="Lloyd McKenzie" w:date="2013-06-03T09:03:00Z">
        <w:r w:rsidR="004D1D45" w:rsidDel="002F4969">
          <w:delText xml:space="preserve"> that represents the XD</w:delText>
        </w:r>
        <w:r w:rsidR="00814315" w:rsidDel="002F4969">
          <w:delText>S</w:delText>
        </w:r>
        <w:r w:rsidR="004D1D45" w:rsidDel="002F4969">
          <w:delText xml:space="preserve"> entry</w:delText>
        </w:r>
      </w:del>
      <w:r w:rsidR="004D1D45">
        <w:t xml:space="preserve">. There is a separate discussion on FHIR support of XDS on page </w:t>
      </w:r>
      <w:r w:rsidR="004D1D45">
        <w:fldChar w:fldCharType="begin"/>
      </w:r>
      <w:r w:rsidR="004D1D45">
        <w:instrText xml:space="preserve"> PAGEREF _Ref229036557 \h </w:instrText>
      </w:r>
      <w:r w:rsidR="004D1D45">
        <w:fldChar w:fldCharType="separate"/>
      </w:r>
      <w:r w:rsidR="00AE7F29">
        <w:rPr>
          <w:noProof/>
        </w:rPr>
        <w:t>36</w:t>
      </w:r>
      <w:r w:rsidR="004D1D45">
        <w:fldChar w:fldCharType="end"/>
      </w:r>
      <w:ins w:id="126" w:author="Lloyd McKenzie" w:date="2013-06-03T09:03:00Z">
        <w:r w:rsidR="002F4969">
          <w:t>.</w:t>
        </w:r>
      </w:ins>
      <w:r w:rsidR="004D1D45">
        <w:t>)</w:t>
      </w:r>
    </w:p>
    <w:p w14:paraId="5265CEC2" w14:textId="388CDC2E" w:rsidR="004454B2" w:rsidRDefault="004454B2" w:rsidP="000E668A">
      <w:pPr>
        <w:pStyle w:val="ListParagraph"/>
        <w:numPr>
          <w:ilvl w:val="0"/>
          <w:numId w:val="24"/>
        </w:numPr>
      </w:pPr>
      <w:r>
        <w:t>openEHR</w:t>
      </w:r>
      <w:r w:rsidR="004D1D45">
        <w:t xml:space="preserve"> </w:t>
      </w:r>
      <w:r w:rsidR="00CE38F4">
        <w:t>(</w:t>
      </w:r>
      <w:hyperlink r:id="rId20" w:history="1">
        <w:r w:rsidR="00CE38F4" w:rsidRPr="00F75586">
          <w:rPr>
            <w:rStyle w:val="Hyperlink"/>
          </w:rPr>
          <w:t>http://www.openehr.org/</w:t>
        </w:r>
      </w:hyperlink>
      <w:r w:rsidR="00CE38F4">
        <w:t xml:space="preserve">) </w:t>
      </w:r>
      <w:r w:rsidR="004D1D45">
        <w:t xml:space="preserve">has done a significant amount of work in modelling the clinical </w:t>
      </w:r>
      <w:r w:rsidR="00E46677">
        <w:t>domains</w:t>
      </w:r>
      <w:r w:rsidR="004D1D45">
        <w:t>. They have taken a slightly different approach to HL7 by creating domain-specific m</w:t>
      </w:r>
      <w:r w:rsidR="00E46677">
        <w:t>odels that are ‘maximal data sets’ for that domain.</w:t>
      </w:r>
    </w:p>
    <w:p w14:paraId="054302AB" w14:textId="29CF3BD8" w:rsidR="00405058" w:rsidRDefault="00405058" w:rsidP="000E668A">
      <w:pPr>
        <w:pStyle w:val="ListParagraph"/>
        <w:numPr>
          <w:ilvl w:val="0"/>
          <w:numId w:val="24"/>
        </w:numPr>
      </w:pPr>
      <w:r>
        <w:t>DICOM</w:t>
      </w:r>
      <w:r w:rsidR="00AD6797">
        <w:t xml:space="preserve"> (</w:t>
      </w:r>
      <w:hyperlink r:id="rId21" w:history="1">
        <w:r w:rsidR="00AD6797" w:rsidRPr="00F75586">
          <w:rPr>
            <w:rStyle w:val="Hyperlink"/>
          </w:rPr>
          <w:t>http://medical.nema.org/</w:t>
        </w:r>
      </w:hyperlink>
      <w:r w:rsidR="00AD6797">
        <w:t xml:space="preserve"> )</w:t>
      </w:r>
      <w:r w:rsidR="00E46677">
        <w:t>. Working together on the Image</w:t>
      </w:r>
      <w:ins w:id="127" w:author="Lloyd McKenzie" w:date="2013-06-03T09:03:00Z">
        <w:r w:rsidR="002F4969">
          <w:t>-related</w:t>
        </w:r>
      </w:ins>
      <w:r w:rsidR="00E46677">
        <w:t xml:space="preserve"> resource</w:t>
      </w:r>
      <w:ins w:id="128" w:author="Lloyd McKenzie" w:date="2013-06-03T09:03:00Z">
        <w:r w:rsidR="002F4969">
          <w:t>s</w:t>
        </w:r>
      </w:ins>
    </w:p>
    <w:p w14:paraId="76CA0E7E" w14:textId="650FA589" w:rsidR="00405058" w:rsidRDefault="00405058" w:rsidP="000E668A">
      <w:pPr>
        <w:pStyle w:val="ListParagraph"/>
        <w:numPr>
          <w:ilvl w:val="0"/>
          <w:numId w:val="24"/>
        </w:numPr>
      </w:pPr>
      <w:r>
        <w:t>W3C</w:t>
      </w:r>
      <w:r w:rsidR="00CF28C6">
        <w:t xml:space="preserve"> (</w:t>
      </w:r>
      <w:hyperlink r:id="rId22" w:history="1">
        <w:r w:rsidR="00CF28C6" w:rsidRPr="00F75586">
          <w:rPr>
            <w:rStyle w:val="Hyperlink"/>
          </w:rPr>
          <w:t>http://www.w3.org/</w:t>
        </w:r>
      </w:hyperlink>
      <w:r w:rsidR="00CF28C6">
        <w:t xml:space="preserve"> )</w:t>
      </w:r>
      <w:r w:rsidR="00E46677">
        <w:t xml:space="preserve">. As the initial work has been in the REST </w:t>
      </w:r>
      <w:r w:rsidR="00C73E54">
        <w:t>paradigm</w:t>
      </w:r>
      <w:r w:rsidR="00E46677">
        <w:t xml:space="preserve">, FHIR attempts to be as </w:t>
      </w:r>
      <w:r w:rsidR="00C73E54">
        <w:t>faithful</w:t>
      </w:r>
      <w:r w:rsidR="00E46677">
        <w:t xml:space="preserve"> </w:t>
      </w:r>
      <w:r w:rsidR="00C73E54">
        <w:t xml:space="preserve">as possible in </w:t>
      </w:r>
      <w:r w:rsidR="00CF28C6">
        <w:t>the use</w:t>
      </w:r>
      <w:r w:rsidR="00C73E54">
        <w:t xml:space="preserve"> of HTTP constructs (verbs, headers, response codes, mime types) and other standard</w:t>
      </w:r>
      <w:r w:rsidR="00CF28C6">
        <w:t xml:space="preserve"> </w:t>
      </w:r>
      <w:r w:rsidR="00C73E54">
        <w:t>constructs such as the Atom standard.</w:t>
      </w:r>
      <w:ins w:id="129" w:author="Lloyd McKenzie" w:date="2013-06-03T09:03:00Z">
        <w:r w:rsidR="002F4969">
          <w:t xml:space="preserve">  The W3C is also </w:t>
        </w:r>
        <w:r w:rsidR="002F4969">
          <w:lastRenderedPageBreak/>
          <w:t>assisting with the representation of FHIR in RDF and using other semantic web tools.</w:t>
        </w:r>
      </w:ins>
    </w:p>
    <w:p w14:paraId="3B1F9003" w14:textId="77777777" w:rsidR="007C3A28" w:rsidRDefault="007C3A28" w:rsidP="005E1021">
      <w:pPr>
        <w:pStyle w:val="Heading2"/>
      </w:pPr>
      <w:bookmarkStart w:id="130" w:name="_Toc229627703"/>
      <w:r w:rsidRPr="002474DB">
        <w:t>License</w:t>
      </w:r>
      <w:bookmarkEnd w:id="130"/>
    </w:p>
    <w:p w14:paraId="2F4C5455" w14:textId="3BA313D4" w:rsidR="00905F7B" w:rsidRDefault="00905F7B" w:rsidP="00F425C8">
      <w:r>
        <w:t xml:space="preserve">FHIR is released </w:t>
      </w:r>
      <w:r w:rsidR="00CF28C6">
        <w:t>u</w:t>
      </w:r>
      <w:r>
        <w:t xml:space="preserve">nder an open </w:t>
      </w:r>
      <w:del w:id="131" w:author="Lloyd McKenzie" w:date="2013-06-03T09:04:00Z">
        <w:r w:rsidDel="002F4969">
          <w:delText xml:space="preserve">source </w:delText>
        </w:r>
      </w:del>
      <w:r>
        <w:t>license</w:t>
      </w:r>
      <w:del w:id="132" w:author="Lloyd McKenzie" w:date="2013-06-03T09:04:00Z">
        <w:r w:rsidDel="002F4969">
          <w:delText xml:space="preserve"> (though the details of that are yet to be finalized)</w:delText>
        </w:r>
      </w:del>
      <w:ins w:id="133" w:author="Lloyd McKenzie" w:date="2013-06-03T09:04:00Z">
        <w:r w:rsidR="002F4969">
          <w:t>.</w:t>
        </w:r>
      </w:ins>
      <w:del w:id="134" w:author="Lloyd McKenzie" w:date="2013-06-03T09:04:00Z">
        <w:r w:rsidDel="002F4969">
          <w:delText xml:space="preserve"> –</w:delText>
        </w:r>
      </w:del>
      <w:r>
        <w:t xml:space="preserve"> </w:t>
      </w:r>
      <w:ins w:id="135" w:author="Lloyd McKenzie" w:date="2013-06-03T09:04:00Z">
        <w:r w:rsidR="002F4969">
          <w:t xml:space="preserve"> Y</w:t>
        </w:r>
      </w:ins>
      <w:del w:id="136" w:author="Lloyd McKenzie" w:date="2013-06-03T09:04:00Z">
        <w:r w:rsidDel="002F4969">
          <w:delText>y</w:delText>
        </w:r>
      </w:del>
      <w:r>
        <w:t xml:space="preserve">ou don't </w:t>
      </w:r>
      <w:del w:id="137" w:author="Lloyd McKenzie" w:date="2013-06-03T09:04:00Z">
        <w:r w:rsidDel="002F4969">
          <w:delText xml:space="preserve">even </w:delText>
        </w:r>
      </w:del>
      <w:r>
        <w:t xml:space="preserve">need to be a member of HL7 to use </w:t>
      </w:r>
      <w:ins w:id="138" w:author="Lloyd McKenzie" w:date="2013-06-03T09:05:00Z">
        <w:r w:rsidR="002F4969">
          <w:t>FHIR</w:t>
        </w:r>
      </w:ins>
      <w:del w:id="139" w:author="Lloyd McKenzie" w:date="2013-06-03T09:05:00Z">
        <w:r w:rsidR="00CF28C6" w:rsidDel="002F4969">
          <w:delText>them</w:delText>
        </w:r>
      </w:del>
      <w:r>
        <w:t xml:space="preserve"> (although there are significant benefits in being a member of course).</w:t>
      </w:r>
      <w:r w:rsidR="004C63DC">
        <w:t xml:space="preserve"> </w:t>
      </w:r>
    </w:p>
    <w:p w14:paraId="3457B9ED" w14:textId="2A51FE50" w:rsidR="004C63DC" w:rsidRDefault="004C63DC" w:rsidP="00F425C8">
      <w:r>
        <w:t>From the front page of the specification:</w:t>
      </w:r>
    </w:p>
    <w:p w14:paraId="0441E705" w14:textId="77777777" w:rsidR="004C63DC" w:rsidRPr="004C63DC" w:rsidRDefault="004C63DC" w:rsidP="000E668A">
      <w:pPr>
        <w:pStyle w:val="ListParagraph"/>
        <w:numPr>
          <w:ilvl w:val="0"/>
          <w:numId w:val="31"/>
        </w:numPr>
      </w:pPr>
      <w:r w:rsidRPr="004C63DC">
        <w:t>FHIR is © and ® HL7. The right to maintain FHIR remains vested in HL7</w:t>
      </w:r>
    </w:p>
    <w:p w14:paraId="6F484FAE" w14:textId="77777777" w:rsidR="004C63DC" w:rsidRPr="004C63DC" w:rsidRDefault="004C63DC" w:rsidP="000E668A">
      <w:pPr>
        <w:pStyle w:val="ListParagraph"/>
        <w:numPr>
          <w:ilvl w:val="0"/>
          <w:numId w:val="31"/>
        </w:numPr>
      </w:pPr>
      <w:r w:rsidRPr="004C63DC">
        <w:t>You can redistribute FHIR</w:t>
      </w:r>
    </w:p>
    <w:p w14:paraId="4425AE23" w14:textId="77777777" w:rsidR="004C63DC" w:rsidRPr="004C63DC" w:rsidRDefault="004C63DC" w:rsidP="000E668A">
      <w:pPr>
        <w:pStyle w:val="ListParagraph"/>
        <w:numPr>
          <w:ilvl w:val="0"/>
          <w:numId w:val="31"/>
        </w:numPr>
      </w:pPr>
      <w:r w:rsidRPr="004C63DC">
        <w:t>You can create derivative specifications or implementation-related products and services</w:t>
      </w:r>
    </w:p>
    <w:p w14:paraId="74964C27" w14:textId="77777777" w:rsidR="004C63DC" w:rsidRPr="004C63DC" w:rsidRDefault="004C63DC" w:rsidP="000E668A">
      <w:pPr>
        <w:pStyle w:val="ListParagraph"/>
        <w:numPr>
          <w:ilvl w:val="0"/>
          <w:numId w:val="31"/>
        </w:numPr>
      </w:pPr>
      <w:r w:rsidRPr="004C63DC">
        <w:t>Derivative Specifications cannot redefine what conformance to FHIR means</w:t>
      </w:r>
    </w:p>
    <w:p w14:paraId="44F47365" w14:textId="77777777" w:rsidR="004C63DC" w:rsidRPr="004C63DC" w:rsidRDefault="004C63DC" w:rsidP="000E668A">
      <w:pPr>
        <w:pStyle w:val="ListParagraph"/>
        <w:numPr>
          <w:ilvl w:val="0"/>
          <w:numId w:val="31"/>
        </w:numPr>
      </w:pPr>
      <w:r w:rsidRPr="004C63DC">
        <w:t>You can't claim that HL7 or any of its members endorses your derived [thing] because it uses content from this specification</w:t>
      </w:r>
    </w:p>
    <w:p w14:paraId="70FBD403" w14:textId="77777777" w:rsidR="004C63DC" w:rsidRPr="004C63DC" w:rsidRDefault="004C63DC" w:rsidP="000E668A">
      <w:pPr>
        <w:pStyle w:val="ListParagraph"/>
        <w:numPr>
          <w:ilvl w:val="0"/>
          <w:numId w:val="31"/>
        </w:numPr>
      </w:pPr>
      <w:r w:rsidRPr="004C63DC">
        <w:t>Neither HL7 nor any of the contributors to this specification accept any liability for your use of FHIR</w:t>
      </w:r>
    </w:p>
    <w:p w14:paraId="65A11882" w14:textId="77777777" w:rsidR="005D6682" w:rsidRDefault="005D6682">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07216D26" w14:textId="458049EE" w:rsidR="001E38B1" w:rsidRDefault="00090D18" w:rsidP="00090D18">
      <w:pPr>
        <w:pStyle w:val="Heading1"/>
      </w:pPr>
      <w:bookmarkStart w:id="140" w:name="_Toc229627704"/>
      <w:commentRangeStart w:id="141"/>
      <w:r>
        <w:lastRenderedPageBreak/>
        <w:t>Using FHIR</w:t>
      </w:r>
      <w:r w:rsidR="004C63DC">
        <w:t xml:space="preserve"> – </w:t>
      </w:r>
      <w:r w:rsidR="005D6682">
        <w:t>example</w:t>
      </w:r>
      <w:r w:rsidR="004C63DC">
        <w:t xml:space="preserve"> </w:t>
      </w:r>
      <w:commentRangeStart w:id="142"/>
      <w:r w:rsidR="004C63DC">
        <w:t>architectures</w:t>
      </w:r>
      <w:bookmarkEnd w:id="140"/>
      <w:commentRangeEnd w:id="142"/>
      <w:r w:rsidR="00825B8C">
        <w:rPr>
          <w:rStyle w:val="CommentReference"/>
          <w:rFonts w:ascii="Arial" w:eastAsia="Times New Roman" w:hAnsi="Arial" w:cs="Times New Roman"/>
          <w:b w:val="0"/>
          <w:bCs w:val="0"/>
          <w:color w:val="auto"/>
          <w:lang w:val="en-AU" w:eastAsia="ja-JP"/>
        </w:rPr>
        <w:commentReference w:id="142"/>
      </w:r>
      <w:commentRangeEnd w:id="141"/>
      <w:r w:rsidR="002F4969">
        <w:rPr>
          <w:rStyle w:val="CommentReference"/>
          <w:rFonts w:ascii="Arial" w:eastAsia="Times New Roman" w:hAnsi="Arial" w:cs="Times New Roman"/>
          <w:b w:val="0"/>
          <w:bCs w:val="0"/>
          <w:color w:val="auto"/>
          <w:lang w:val="en-AU" w:eastAsia="ja-JP"/>
        </w:rPr>
        <w:commentReference w:id="141"/>
      </w:r>
    </w:p>
    <w:p w14:paraId="599A7164" w14:textId="750D9050" w:rsidR="00090D18" w:rsidDel="00112F20" w:rsidRDefault="00090D18" w:rsidP="00090D18">
      <w:pPr>
        <w:rPr>
          <w:del w:id="143" w:author="Lloyd McKenzie" w:date="2013-06-03T09:05:00Z"/>
        </w:rPr>
      </w:pPr>
      <w:r>
        <w:t xml:space="preserve">There are a number of ways that FHIR </w:t>
      </w:r>
      <w:r w:rsidR="00D62246">
        <w:t>could be</w:t>
      </w:r>
      <w:r>
        <w:t xml:space="preserve"> used</w:t>
      </w:r>
      <w:r w:rsidR="00D62246">
        <w:t xml:space="preserve">, especially as FHIR capable services will need to </w:t>
      </w:r>
      <w:r w:rsidR="003412B9">
        <w:t>interact with existing standards (HL7</w:t>
      </w:r>
      <w:r w:rsidR="00D62246">
        <w:t xml:space="preserve"> and other) </w:t>
      </w:r>
      <w:r w:rsidR="004C63DC">
        <w:t xml:space="preserve">and existing applications </w:t>
      </w:r>
      <w:r w:rsidR="00D62246">
        <w:t>for quite some time</w:t>
      </w:r>
      <w:r>
        <w:t>.</w:t>
      </w:r>
      <w:r w:rsidR="003412B9">
        <w:t xml:space="preserve"> Some of these options </w:t>
      </w:r>
      <w:r w:rsidR="00283833">
        <w:t xml:space="preserve">include: </w:t>
      </w:r>
    </w:p>
    <w:p w14:paraId="05912B45" w14:textId="77777777" w:rsidR="005D6682" w:rsidRDefault="005D6682" w:rsidP="00112F20"/>
    <w:p w14:paraId="7EB32B4B" w14:textId="11818277" w:rsidR="005D6682" w:rsidDel="00112F20" w:rsidRDefault="005D6682" w:rsidP="00112F20">
      <w:pPr>
        <w:ind w:left="0"/>
        <w:rPr>
          <w:del w:id="144" w:author="Lloyd McKenzie" w:date="2013-06-03T09:05:00Z"/>
        </w:rPr>
        <w:pPrChange w:id="145" w:author="Lloyd McKenzie" w:date="2013-06-03T09:05:00Z">
          <w:pPr/>
        </w:pPrChange>
      </w:pPr>
    </w:p>
    <w:p w14:paraId="591B8544" w14:textId="6536BF2C" w:rsidR="00090D18" w:rsidRDefault="00090D18" w:rsidP="00D926A4">
      <w:pPr>
        <w:pStyle w:val="Heading2"/>
      </w:pPr>
      <w:bookmarkStart w:id="146" w:name="_Toc229627705"/>
      <w:bookmarkStart w:id="147" w:name="_Ref229634429"/>
      <w:r>
        <w:t>Message Broker</w:t>
      </w:r>
      <w:bookmarkEnd w:id="146"/>
      <w:bookmarkEnd w:id="147"/>
    </w:p>
    <w:p w14:paraId="2A365781" w14:textId="04D72287" w:rsidR="0017669F" w:rsidDel="00112F20" w:rsidRDefault="0017669F" w:rsidP="00D62246">
      <w:pPr>
        <w:rPr>
          <w:del w:id="148" w:author="Lloyd McKenzie" w:date="2013-06-03T09:05:00Z"/>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5140"/>
      </w:tblGrid>
      <w:tr w:rsidR="0017669F" w14:paraId="687F73DB" w14:textId="77777777" w:rsidTr="0017669F">
        <w:tc>
          <w:tcPr>
            <w:tcW w:w="3085" w:type="dxa"/>
          </w:tcPr>
          <w:p w14:paraId="3F885480" w14:textId="0FBF61FB" w:rsidR="0017669F" w:rsidRDefault="0017669F" w:rsidP="00D62246">
            <w:pPr>
              <w:ind w:left="0"/>
            </w:pPr>
            <w:r>
              <w:rPr>
                <w:noProof/>
                <w:lang w:val="en-CA" w:eastAsia="en-CA"/>
              </w:rPr>
              <w:drawing>
                <wp:anchor distT="0" distB="0" distL="114300" distR="114300" simplePos="0" relativeHeight="251659264" behindDoc="0" locked="0" layoutInCell="1" allowOverlap="1" wp14:anchorId="3C1E8472" wp14:editId="79CBCDF8">
                  <wp:simplePos x="0" y="0"/>
                  <wp:positionH relativeFrom="column">
                    <wp:posOffset>-2540</wp:posOffset>
                  </wp:positionH>
                  <wp:positionV relativeFrom="paragraph">
                    <wp:posOffset>721995</wp:posOffset>
                  </wp:positionV>
                  <wp:extent cx="1841500" cy="3060700"/>
                  <wp:effectExtent l="0" t="0" r="12700" b="12700"/>
                  <wp:wrapThrough wrapText="bothSides">
                    <wp:wrapPolygon edited="0">
                      <wp:start x="0" y="0"/>
                      <wp:lineTo x="0" y="21510"/>
                      <wp:lineTo x="21451" y="21510"/>
                      <wp:lineTo x="2145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2.30 PM.png"/>
                          <pic:cNvPicPr/>
                        </pic:nvPicPr>
                        <pic:blipFill>
                          <a:blip r:embed="rId23">
                            <a:extLst>
                              <a:ext uri="{28A0092B-C50C-407E-A947-70E740481C1C}">
                                <a14:useLocalDpi xmlns:a14="http://schemas.microsoft.com/office/drawing/2010/main" val="0"/>
                              </a:ext>
                            </a:extLst>
                          </a:blip>
                          <a:stretch>
                            <a:fillRect/>
                          </a:stretch>
                        </pic:blipFill>
                        <pic:spPr>
                          <a:xfrm>
                            <a:off x="0" y="0"/>
                            <a:ext cx="1841500" cy="3060700"/>
                          </a:xfrm>
                          <a:prstGeom prst="rect">
                            <a:avLst/>
                          </a:prstGeom>
                        </pic:spPr>
                      </pic:pic>
                    </a:graphicData>
                  </a:graphic>
                  <wp14:sizeRelH relativeFrom="page">
                    <wp14:pctWidth>0</wp14:pctWidth>
                  </wp14:sizeRelH>
                  <wp14:sizeRelV relativeFrom="page">
                    <wp14:pctHeight>0</wp14:pctHeight>
                  </wp14:sizeRelV>
                </wp:anchor>
              </w:drawing>
            </w:r>
          </w:p>
        </w:tc>
        <w:tc>
          <w:tcPr>
            <w:tcW w:w="5147" w:type="dxa"/>
          </w:tcPr>
          <w:p w14:paraId="1E4C30CC" w14:textId="77777777" w:rsidR="0017669F" w:rsidRDefault="0017669F" w:rsidP="0017669F"/>
          <w:p w14:paraId="6BF8C8C4" w14:textId="2FEA7389" w:rsidR="0017669F" w:rsidRDefault="005D6682" w:rsidP="0017669F">
            <w:r>
              <w:t>When u</w:t>
            </w:r>
            <w:r w:rsidR="00283833">
              <w:t>sing a messaging paradigm (p</w:t>
            </w:r>
            <w:r w:rsidR="00283833">
              <w:fldChar w:fldCharType="begin"/>
            </w:r>
            <w:r w:rsidR="00283833">
              <w:instrText xml:space="preserve"> PAGEREF _Ref229451338 \h </w:instrText>
            </w:r>
            <w:r w:rsidR="00283833">
              <w:fldChar w:fldCharType="separate"/>
            </w:r>
            <w:r w:rsidR="00AE7F29">
              <w:rPr>
                <w:noProof/>
              </w:rPr>
              <w:t>42</w:t>
            </w:r>
            <w:r w:rsidR="00283833">
              <w:fldChar w:fldCharType="end"/>
            </w:r>
            <w:r w:rsidR="00283833">
              <w:t>), a</w:t>
            </w:r>
            <w:r w:rsidR="0017669F">
              <w:t xml:space="preserve">n application </w:t>
            </w:r>
            <w:del w:id="149" w:author="Lloyd McKenzie" w:date="2013-06-03T09:05:00Z">
              <w:r w:rsidR="0017669F" w:rsidDel="00112F20">
                <w:delText xml:space="preserve">like </w:delText>
              </w:r>
            </w:del>
            <w:ins w:id="150" w:author="Lloyd McKenzie" w:date="2013-06-03T09:05:00Z">
              <w:r w:rsidR="00112F20">
                <w:t xml:space="preserve">such as </w:t>
              </w:r>
            </w:ins>
            <w:r w:rsidR="0017669F">
              <w:t xml:space="preserve">an integration engine can bilaterally convert between FHIR resources and other standard </w:t>
            </w:r>
            <w:del w:id="151" w:author="Lloyd McKenzie" w:date="2013-06-03T09:08:00Z">
              <w:r w:rsidR="0017669F" w:rsidDel="00112F20">
                <w:delText>messages</w:delText>
              </w:r>
            </w:del>
            <w:ins w:id="152" w:author="Lloyd McKenzie" w:date="2013-06-03T09:08:00Z">
              <w:r w:rsidR="00112F20">
                <w:t>instances such as CDA and v2</w:t>
              </w:r>
            </w:ins>
            <w:r w:rsidR="0017669F">
              <w:t>.</w:t>
            </w:r>
            <w:commentRangeStart w:id="153"/>
            <w:r w:rsidR="0017669F">
              <w:t xml:space="preserve"> </w:t>
            </w:r>
            <w:del w:id="154" w:author="Lloyd McKenzie" w:date="2013-06-03T09:07:00Z">
              <w:r w:rsidR="004C63DC" w:rsidDel="00112F20">
                <w:delText>For example, t</w:delText>
              </w:r>
              <w:r w:rsidR="0017669F" w:rsidDel="00112F20">
                <w:delText>he FHIR project intents to make available standard transforms for conversion between CCDA documents and FHIR documents, and more general CDA document conversion is quite possible. However, it should be noted that as CDA is, in effect, a ‘format’ for information, such conversions are very likely to be specific to particular templates, and their success will depend on how specific that templat</w:delText>
              </w:r>
              <w:r w:rsidR="004C63DC" w:rsidDel="00112F20">
                <w:delText>e</w:delText>
              </w:r>
              <w:r w:rsidR="0017669F" w:rsidDel="00112F20">
                <w:delText xml:space="preserve"> is.</w:delText>
              </w:r>
            </w:del>
            <w:commentRangeEnd w:id="153"/>
            <w:r w:rsidR="00112F20">
              <w:rPr>
                <w:rStyle w:val="CommentReference"/>
              </w:rPr>
              <w:commentReference w:id="153"/>
            </w:r>
          </w:p>
          <w:p w14:paraId="423AEC0F" w14:textId="1C25A4A2" w:rsidR="0017669F" w:rsidRDefault="0017669F" w:rsidP="0017669F">
            <w:commentRangeStart w:id="155"/>
            <w:r>
              <w:t>There are no current plans to do this for v2 messages as their use is quite variable – however guidance for doing so will be made available</w:t>
            </w:r>
            <w:r w:rsidR="004C63DC">
              <w:t>, and in many ways v2 will be simpler to map than CDA – for example, i</w:t>
            </w:r>
            <w:r>
              <w:t>n general terms, a v2 segment maps to a FHIR resource.</w:t>
            </w:r>
          </w:p>
          <w:p w14:paraId="697EC1CE" w14:textId="77777777" w:rsidR="0017669F" w:rsidRDefault="0017669F" w:rsidP="0017669F">
            <w:r>
              <w:t>This post from Grahame (</w:t>
            </w:r>
            <w:hyperlink r:id="rId24" w:history="1">
              <w:r w:rsidRPr="00F75586">
                <w:rPr>
                  <w:rStyle w:val="Hyperlink"/>
                </w:rPr>
                <w:t>http://www.healthintersections.com.au/?p=972</w:t>
              </w:r>
            </w:hyperlink>
            <w:r>
              <w:t xml:space="preserve"> ) talks about converting from v2 messages, and this one (</w:t>
            </w:r>
            <w:hyperlink r:id="rId25" w:history="1">
              <w:r w:rsidRPr="00F75586">
                <w:rPr>
                  <w:rStyle w:val="Hyperlink"/>
                </w:rPr>
                <w:t>http://www.healthintersections.com.au/?p=979</w:t>
              </w:r>
            </w:hyperlink>
            <w:r>
              <w:t xml:space="preserve"> ) is v3/CDA focussed.</w:t>
            </w:r>
            <w:commentRangeEnd w:id="155"/>
            <w:r w:rsidR="00112F20">
              <w:rPr>
                <w:rStyle w:val="CommentReference"/>
              </w:rPr>
              <w:commentReference w:id="155"/>
            </w:r>
          </w:p>
          <w:p w14:paraId="3EDDEB2E" w14:textId="77777777" w:rsidR="0017669F" w:rsidRPr="00D62246" w:rsidRDefault="0017669F" w:rsidP="0017669F"/>
          <w:p w14:paraId="6C1E7BC7" w14:textId="77777777" w:rsidR="0017669F" w:rsidRDefault="0017669F" w:rsidP="00D62246">
            <w:pPr>
              <w:ind w:left="0"/>
            </w:pPr>
          </w:p>
        </w:tc>
      </w:tr>
    </w:tbl>
    <w:p w14:paraId="0B1FBD88" w14:textId="0297030D" w:rsidR="0017669F" w:rsidDel="00112F20" w:rsidRDefault="0017669F" w:rsidP="00D62246">
      <w:pPr>
        <w:rPr>
          <w:del w:id="156" w:author="Lloyd McKenzie" w:date="2013-06-03T09:09:00Z"/>
        </w:rPr>
      </w:pPr>
    </w:p>
    <w:p w14:paraId="5BB6CAFE" w14:textId="5B0090E5" w:rsidR="0017669F" w:rsidDel="00112F20" w:rsidRDefault="0017669F" w:rsidP="00D62246">
      <w:pPr>
        <w:rPr>
          <w:del w:id="157" w:author="Lloyd McKenzie" w:date="2013-06-03T09:09:00Z"/>
        </w:rPr>
      </w:pPr>
    </w:p>
    <w:p w14:paraId="01C7B8B3" w14:textId="582AB7F1" w:rsidR="0017669F" w:rsidDel="00112F20" w:rsidRDefault="0017669F" w:rsidP="00D62246">
      <w:pPr>
        <w:rPr>
          <w:del w:id="158" w:author="Lloyd McKenzie" w:date="2013-06-03T09:09:00Z"/>
        </w:rPr>
      </w:pPr>
    </w:p>
    <w:p w14:paraId="62836140" w14:textId="14D7B7B2" w:rsidR="00090D18" w:rsidRDefault="00090D18" w:rsidP="00D926A4">
      <w:pPr>
        <w:pStyle w:val="Heading2"/>
      </w:pPr>
      <w:bookmarkStart w:id="159" w:name="_Toc229627706"/>
      <w:r>
        <w:lastRenderedPageBreak/>
        <w:t>Native FHIR server with existing back end</w:t>
      </w:r>
      <w:bookmarkEnd w:id="159"/>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1"/>
        <w:gridCol w:w="4071"/>
      </w:tblGrid>
      <w:tr w:rsidR="0017669F" w14:paraId="683DE278" w14:textId="77777777" w:rsidTr="0017669F">
        <w:tc>
          <w:tcPr>
            <w:tcW w:w="4258" w:type="dxa"/>
          </w:tcPr>
          <w:p w14:paraId="66D9CED6" w14:textId="3022BE34" w:rsidR="0017669F" w:rsidRDefault="0017669F" w:rsidP="0017669F">
            <w:pPr>
              <w:ind w:left="0"/>
            </w:pPr>
            <w:r>
              <w:rPr>
                <w:noProof/>
                <w:lang w:val="en-CA" w:eastAsia="en-CA"/>
              </w:rPr>
              <w:drawing>
                <wp:inline distT="0" distB="0" distL="0" distR="0" wp14:anchorId="3FE79E97" wp14:editId="33BBEE8F">
                  <wp:extent cx="1879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5.52 PM.png"/>
                          <pic:cNvPicPr/>
                        </pic:nvPicPr>
                        <pic:blipFill>
                          <a:blip r:embed="rId26">
                            <a:extLst>
                              <a:ext uri="{28A0092B-C50C-407E-A947-70E740481C1C}">
                                <a14:useLocalDpi xmlns:a14="http://schemas.microsoft.com/office/drawing/2010/main" val="0"/>
                              </a:ext>
                            </a:extLst>
                          </a:blip>
                          <a:stretch>
                            <a:fillRect/>
                          </a:stretch>
                        </pic:blipFill>
                        <pic:spPr>
                          <a:xfrm>
                            <a:off x="0" y="0"/>
                            <a:ext cx="1879600" cy="1981200"/>
                          </a:xfrm>
                          <a:prstGeom prst="rect">
                            <a:avLst/>
                          </a:prstGeom>
                        </pic:spPr>
                      </pic:pic>
                    </a:graphicData>
                  </a:graphic>
                </wp:inline>
              </w:drawing>
            </w:r>
          </w:p>
        </w:tc>
        <w:tc>
          <w:tcPr>
            <w:tcW w:w="4258" w:type="dxa"/>
          </w:tcPr>
          <w:p w14:paraId="0D3FA498" w14:textId="558B33BF" w:rsidR="0017669F" w:rsidRDefault="0017669F" w:rsidP="0017669F">
            <w:r>
              <w:t>This is most applicable where there is an existing data source of some type (</w:t>
            </w:r>
            <w:r w:rsidR="00825B8C">
              <w:t>e.g.</w:t>
            </w:r>
            <w:r>
              <w:t xml:space="preserve"> an EMR </w:t>
            </w:r>
            <w:r w:rsidR="00062ADA">
              <w:t>o</w:t>
            </w:r>
            <w:r w:rsidR="00825B8C">
              <w:t xml:space="preserve">r </w:t>
            </w:r>
            <w:r w:rsidR="00062ADA">
              <w:t xml:space="preserve">PHR </w:t>
            </w:r>
            <w:r>
              <w:t>system) and the users want to put a FHIR interface in front of it – either as a read, an update or both</w:t>
            </w:r>
            <w:ins w:id="160" w:author="Lloyd McKenzie" w:date="2013-06-03T09:09:00Z">
              <w:r w:rsidR="00112F20">
                <w:t xml:space="preserve"> – </w:t>
              </w:r>
            </w:ins>
            <w:del w:id="161" w:author="Lloyd McKenzie" w:date="2013-06-03T09:09:00Z">
              <w:r w:rsidDel="00112F20">
                <w:delText xml:space="preserve"> </w:delText>
              </w:r>
            </w:del>
            <w:r>
              <w:t>effectively ‘FHIR enabling’ the system. There will need to be an application of some sort performing the conversion (perhaps based on one of the reference implementation</w:t>
            </w:r>
            <w:ins w:id="162" w:author="Lloyd McKenzie" w:date="2013-06-03T09:09:00Z">
              <w:r w:rsidR="00112F20">
                <w:t>s</w:t>
              </w:r>
            </w:ins>
            <w:r>
              <w:t xml:space="preserve">) – </w:t>
            </w:r>
            <w:r w:rsidR="00283833">
              <w:t>e.g.</w:t>
            </w:r>
            <w:r>
              <w:t xml:space="preserve"> receive a request for a FHIR resource, query the back end system for the data, then convert to a FHIR resource and return.</w:t>
            </w:r>
          </w:p>
          <w:p w14:paraId="5D9A015B" w14:textId="77777777" w:rsidR="0017669F" w:rsidRDefault="0017669F" w:rsidP="0017669F">
            <w:r>
              <w:t xml:space="preserve">Note that the conformance resource (p </w:t>
            </w:r>
            <w:r>
              <w:fldChar w:fldCharType="begin"/>
            </w:r>
            <w:r>
              <w:instrText xml:space="preserve"> PAGEREF _Ref229039669 \h </w:instrText>
            </w:r>
            <w:r>
              <w:fldChar w:fldCharType="separate"/>
            </w:r>
            <w:r w:rsidR="00AE7F29">
              <w:rPr>
                <w:noProof/>
              </w:rPr>
              <w:t>43</w:t>
            </w:r>
            <w:r>
              <w:fldChar w:fldCharType="end"/>
            </w:r>
            <w:r>
              <w:t xml:space="preserve">) and profiles (p </w:t>
            </w:r>
            <w:r>
              <w:fldChar w:fldCharType="begin"/>
            </w:r>
            <w:r>
              <w:instrText xml:space="preserve"> PAGEREF _Ref229039710 \h </w:instrText>
            </w:r>
            <w:r>
              <w:fldChar w:fldCharType="separate"/>
            </w:r>
            <w:r w:rsidR="00AE7F29">
              <w:rPr>
                <w:noProof/>
              </w:rPr>
              <w:t>25</w:t>
            </w:r>
            <w:r>
              <w:fldChar w:fldCharType="end"/>
            </w:r>
            <w:r>
              <w:t>) are likely to be very useful in indicating what resources and functions are supported.</w:t>
            </w:r>
          </w:p>
          <w:p w14:paraId="4CE0D450" w14:textId="77777777" w:rsidR="0017669F" w:rsidRDefault="0017669F" w:rsidP="0017669F">
            <w:pPr>
              <w:ind w:left="0"/>
            </w:pPr>
          </w:p>
        </w:tc>
      </w:tr>
    </w:tbl>
    <w:p w14:paraId="62941A67" w14:textId="77777777" w:rsidR="0017669F" w:rsidRPr="0017669F" w:rsidRDefault="0017669F" w:rsidP="0017669F"/>
    <w:p w14:paraId="6CA01C64" w14:textId="77777777" w:rsidR="004D4226" w:rsidRPr="00BC663A" w:rsidRDefault="004D4226" w:rsidP="00BC663A"/>
    <w:p w14:paraId="14DA46B8" w14:textId="2054FBE1" w:rsidR="00090D18" w:rsidRDefault="00090D18" w:rsidP="00D926A4">
      <w:pPr>
        <w:pStyle w:val="Heading2"/>
      </w:pPr>
      <w:bookmarkStart w:id="163" w:name="_Toc229627707"/>
      <w:r>
        <w:t>Native FHIR server with FHIR back end</w:t>
      </w:r>
      <w:bookmarkEnd w:id="163"/>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053"/>
      </w:tblGrid>
      <w:tr w:rsidR="0017669F" w14:paraId="3077C51F" w14:textId="77777777" w:rsidTr="005D6682">
        <w:tc>
          <w:tcPr>
            <w:tcW w:w="4258" w:type="dxa"/>
          </w:tcPr>
          <w:p w14:paraId="42D6EB10" w14:textId="2A8F5050" w:rsidR="0017669F" w:rsidRDefault="0017669F" w:rsidP="0017669F">
            <w:pPr>
              <w:ind w:left="0"/>
            </w:pPr>
            <w:r>
              <w:rPr>
                <w:noProof/>
                <w:lang w:val="en-CA" w:eastAsia="en-CA"/>
              </w:rPr>
              <w:drawing>
                <wp:inline distT="0" distB="0" distL="0" distR="0" wp14:anchorId="5708DE6F" wp14:editId="5A8EA599">
                  <wp:extent cx="1917700" cy="22733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17.24 PM.png"/>
                          <pic:cNvPicPr/>
                        </pic:nvPicPr>
                        <pic:blipFill>
                          <a:blip r:embed="rId27">
                            <a:extLst>
                              <a:ext uri="{28A0092B-C50C-407E-A947-70E740481C1C}">
                                <a14:useLocalDpi xmlns:a14="http://schemas.microsoft.com/office/drawing/2010/main" val="0"/>
                              </a:ext>
                            </a:extLst>
                          </a:blip>
                          <a:stretch>
                            <a:fillRect/>
                          </a:stretch>
                        </pic:blipFill>
                        <pic:spPr>
                          <a:xfrm>
                            <a:off x="0" y="0"/>
                            <a:ext cx="1917700" cy="2273300"/>
                          </a:xfrm>
                          <a:prstGeom prst="rect">
                            <a:avLst/>
                          </a:prstGeom>
                        </pic:spPr>
                      </pic:pic>
                    </a:graphicData>
                  </a:graphic>
                </wp:inline>
              </w:drawing>
            </w:r>
          </w:p>
        </w:tc>
        <w:tc>
          <w:tcPr>
            <w:tcW w:w="4258" w:type="dxa"/>
          </w:tcPr>
          <w:p w14:paraId="7EFCE466" w14:textId="6EC23D83" w:rsidR="0017669F" w:rsidRPr="004D4226" w:rsidRDefault="0069095E" w:rsidP="0017669F">
            <w:r>
              <w:t>In this architecture</w:t>
            </w:r>
            <w:r w:rsidR="0017669F">
              <w:t xml:space="preserve"> the FHIR resources are stored directly in the back end data store</w:t>
            </w:r>
            <w:del w:id="164" w:author="Lloyd McKenzie" w:date="2013-06-03T09:10:00Z">
              <w:r w:rsidR="0017669F" w:rsidDel="00112F20">
                <w:delText>,</w:delText>
              </w:r>
            </w:del>
            <w:r w:rsidR="0017669F">
              <w:t xml:space="preserve"> and querie</w:t>
            </w:r>
            <w:r>
              <w:t>d</w:t>
            </w:r>
            <w:r w:rsidR="0017669F">
              <w:t xml:space="preserve"> as required. A number of the early systems (including both of the main test servers available on the net) have taken this approach – one using a ‘nosql’ datastore</w:t>
            </w:r>
            <w:del w:id="165" w:author="Lloyd McKenzie" w:date="2013-06-03T09:10:00Z">
              <w:r w:rsidR="0017669F" w:rsidDel="00112F20">
                <w:delText>,</w:delText>
              </w:r>
            </w:del>
            <w:r w:rsidR="0017669F">
              <w:t xml:space="preserve"> and </w:t>
            </w:r>
            <w:ins w:id="166" w:author="Lloyd McKenzie" w:date="2013-06-03T09:11:00Z">
              <w:r w:rsidR="00112F20">
                <w:t>an</w:t>
              </w:r>
            </w:ins>
            <w:del w:id="167" w:author="Lloyd McKenzie" w:date="2013-06-03T09:10:00Z">
              <w:r w:rsidR="0017669F" w:rsidDel="00112F20">
                <w:delText xml:space="preserve">the </w:delText>
              </w:r>
            </w:del>
            <w:r w:rsidR="0017669F">
              <w:t>other an SQL database with a simple structure.</w:t>
            </w:r>
          </w:p>
          <w:p w14:paraId="4A04AD43" w14:textId="77777777" w:rsidR="0017669F" w:rsidRDefault="0017669F" w:rsidP="0017669F">
            <w:pPr>
              <w:ind w:left="0"/>
            </w:pPr>
          </w:p>
        </w:tc>
      </w:tr>
    </w:tbl>
    <w:p w14:paraId="7832EB5A" w14:textId="77777777" w:rsidR="0017669F" w:rsidRDefault="0017669F" w:rsidP="0017669F"/>
    <w:p w14:paraId="547BE018" w14:textId="23154BEA" w:rsidR="0017669F" w:rsidRDefault="00663DDE" w:rsidP="00663DDE">
      <w:pPr>
        <w:pStyle w:val="Heading1"/>
      </w:pPr>
      <w:r>
        <w:t>Using FHIR – sample scenarios</w:t>
      </w:r>
    </w:p>
    <w:p w14:paraId="030E27D4" w14:textId="511A9EFF" w:rsidR="00663DDE" w:rsidRPr="00663DDE" w:rsidRDefault="00663DDE" w:rsidP="00663DDE">
      <w:commentRangeStart w:id="168"/>
      <w:r>
        <w:t>&lt;&lt;&lt; samples here &gt;&gt;&gt;</w:t>
      </w:r>
      <w:commentRangeEnd w:id="168"/>
      <w:r w:rsidR="00112F20">
        <w:rPr>
          <w:rStyle w:val="CommentReference"/>
        </w:rPr>
        <w:commentReference w:id="168"/>
      </w:r>
    </w:p>
    <w:p w14:paraId="48BAC029" w14:textId="77777777" w:rsidR="0069095E" w:rsidRDefault="0069095E">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5C9C9779" w14:textId="34FF7F13" w:rsidR="00C14727" w:rsidRDefault="00C14727" w:rsidP="001C74A6">
      <w:pPr>
        <w:pStyle w:val="Heading1"/>
      </w:pPr>
      <w:bookmarkStart w:id="169" w:name="_Toc229627708"/>
      <w:r w:rsidRPr="002474DB">
        <w:lastRenderedPageBreak/>
        <w:t>Key Concepts</w:t>
      </w:r>
      <w:r w:rsidR="00C3267C">
        <w:t xml:space="preserve"> of FHIR</w:t>
      </w:r>
      <w:bookmarkEnd w:id="169"/>
    </w:p>
    <w:p w14:paraId="60FD6BA8" w14:textId="7C0173B6" w:rsidR="004702BE" w:rsidRDefault="004702BE" w:rsidP="004702BE">
      <w:r>
        <w:t>There are a number of key concepts of FHIR including:</w:t>
      </w:r>
    </w:p>
    <w:p w14:paraId="5D75671C" w14:textId="5EC10573" w:rsidR="004702BE" w:rsidRDefault="004702BE" w:rsidP="00332A2E">
      <w:pPr>
        <w:pStyle w:val="ListParagraph"/>
        <w:numPr>
          <w:ilvl w:val="0"/>
          <w:numId w:val="6"/>
        </w:numPr>
      </w:pPr>
      <w:r>
        <w:t>Resources</w:t>
      </w:r>
    </w:p>
    <w:p w14:paraId="65B5C66F" w14:textId="098A8DAF" w:rsidR="0049192A" w:rsidRDefault="0049192A" w:rsidP="00332A2E">
      <w:pPr>
        <w:pStyle w:val="ListParagraph"/>
        <w:numPr>
          <w:ilvl w:val="1"/>
          <w:numId w:val="6"/>
        </w:numPr>
      </w:pPr>
      <w:r>
        <w:t>Extensions</w:t>
      </w:r>
    </w:p>
    <w:p w14:paraId="3A6F8625" w14:textId="5CE3A718" w:rsidR="004702BE" w:rsidRDefault="004702BE" w:rsidP="00332A2E">
      <w:pPr>
        <w:pStyle w:val="ListParagraph"/>
        <w:numPr>
          <w:ilvl w:val="1"/>
          <w:numId w:val="6"/>
        </w:numPr>
      </w:pPr>
      <w:r>
        <w:t>Datatypes</w:t>
      </w:r>
    </w:p>
    <w:p w14:paraId="637A10CE" w14:textId="7E218550" w:rsidR="004702BE" w:rsidRDefault="004702BE" w:rsidP="00332A2E">
      <w:pPr>
        <w:pStyle w:val="ListParagraph"/>
        <w:numPr>
          <w:ilvl w:val="0"/>
          <w:numId w:val="6"/>
        </w:numPr>
      </w:pPr>
      <w:r>
        <w:t>Bundles</w:t>
      </w:r>
    </w:p>
    <w:p w14:paraId="248E3204" w14:textId="6704414D" w:rsidR="004702BE" w:rsidRPr="004702BE" w:rsidRDefault="004702BE" w:rsidP="00332A2E">
      <w:pPr>
        <w:pStyle w:val="ListParagraph"/>
        <w:numPr>
          <w:ilvl w:val="0"/>
          <w:numId w:val="6"/>
        </w:numPr>
      </w:pPr>
      <w:r>
        <w:t>Profiles</w:t>
      </w:r>
    </w:p>
    <w:p w14:paraId="7E6BF091" w14:textId="6E9FF1D5" w:rsidR="00C14727" w:rsidRDefault="00C14727" w:rsidP="005E1021">
      <w:pPr>
        <w:pStyle w:val="Heading2"/>
      </w:pPr>
      <w:bookmarkStart w:id="170" w:name="_Toc229627709"/>
      <w:commentRangeStart w:id="171"/>
      <w:r w:rsidRPr="002474DB">
        <w:t>Resources</w:t>
      </w:r>
      <w:bookmarkEnd w:id="170"/>
      <w:r w:rsidRPr="002474DB">
        <w:t xml:space="preserve"> </w:t>
      </w:r>
      <w:commentRangeEnd w:id="171"/>
      <w:r w:rsidR="00356748">
        <w:rPr>
          <w:rStyle w:val="CommentReference"/>
          <w:rFonts w:ascii="Arial" w:eastAsia="Times New Roman" w:hAnsi="Arial" w:cs="Times New Roman"/>
          <w:b w:val="0"/>
          <w:bCs w:val="0"/>
          <w:color w:val="auto"/>
          <w:lang w:val="en-AU" w:eastAsia="ja-JP"/>
        </w:rPr>
        <w:commentReference w:id="171"/>
      </w:r>
    </w:p>
    <w:p w14:paraId="117FB4AA" w14:textId="7AB590AE" w:rsidR="002F1F17" w:rsidRDefault="001F55F0" w:rsidP="005E1021">
      <w:pPr>
        <w:pStyle w:val="Heading3"/>
      </w:pPr>
      <w:bookmarkStart w:id="172" w:name="_Toc229627710"/>
      <w:r>
        <w:t>Introducing the</w:t>
      </w:r>
      <w:r w:rsidR="002F1F17" w:rsidRPr="005E1021">
        <w:t xml:space="preserve"> resource</w:t>
      </w:r>
      <w:bookmarkEnd w:id="172"/>
    </w:p>
    <w:p w14:paraId="7403B486" w14:textId="59320B23" w:rsidR="0049192A" w:rsidRDefault="0049192A" w:rsidP="0049192A">
      <w:r>
        <w:t>A resource is the smallest unit of exchange that ‘makes sense’ in interoperability – such as an observation, a patient or a problem. They are roughly analogous to a segment in a v2 message</w:t>
      </w:r>
      <w:del w:id="173" w:author="Lloyd McKenzie" w:date="2013-06-03T09:11:00Z">
        <w:r w:rsidDel="00112F20">
          <w:delText>,</w:delText>
        </w:r>
      </w:del>
      <w:r>
        <w:t xml:space="preserve"> or a CMET in the v3 world.</w:t>
      </w:r>
    </w:p>
    <w:p w14:paraId="4DAE11F7" w14:textId="77777777" w:rsidR="00112F20" w:rsidRDefault="00112F20" w:rsidP="00112F20">
      <w:pPr>
        <w:pPrChange w:id="174" w:author="Lloyd McKenzie" w:date="2013-06-03T08:59:00Z">
          <w:pPr>
            <w:pStyle w:val="ListParagraph"/>
            <w:numPr>
              <w:numId w:val="4"/>
            </w:numPr>
            <w:ind w:left="1004" w:hanging="360"/>
          </w:pPr>
        </w:pPrChange>
      </w:pPr>
      <w:moveToRangeStart w:id="175" w:author="Lloyd McKenzie" w:date="2013-06-03T09:14:00Z" w:name="move358013291"/>
      <w:commentRangeStart w:id="176"/>
      <w:moveTo w:id="177" w:author="Lloyd McKenzie" w:date="2013-06-03T09:14:00Z">
        <w:r>
          <w:t>The intention is that there will only be a small number of fundamental resources (100-150) that form the building blocks of all FHIR artefacts.</w:t>
        </w:r>
        <w:commentRangeEnd w:id="176"/>
        <w:r>
          <w:rPr>
            <w:rStyle w:val="CommentReference"/>
          </w:rPr>
          <w:commentReference w:id="176"/>
        </w:r>
      </w:moveTo>
    </w:p>
    <w:moveToRangeEnd w:id="175"/>
    <w:p w14:paraId="19C7D901" w14:textId="61F86099" w:rsidR="0049192A" w:rsidRDefault="0049192A" w:rsidP="0049192A">
      <w:r>
        <w:t>A resource has the notion of ‘identity’ – something that identifies it as a logical ‘thing’</w:t>
      </w:r>
      <w:del w:id="178" w:author="Lloyd McKenzie" w:date="2013-06-03T09:12:00Z">
        <w:r w:rsidDel="00112F20">
          <w:delText>,</w:delText>
        </w:r>
      </w:del>
      <w:r>
        <w:t xml:space="preserve"> and will have a location (a URI) where it can be found</w:t>
      </w:r>
      <w:r w:rsidR="00AA3A48">
        <w:t xml:space="preserve">, </w:t>
      </w:r>
      <w:del w:id="179" w:author="Lloyd McKenzie" w:date="2013-06-03T09:12:00Z">
        <w:r w:rsidR="00AA3A48" w:rsidDel="00112F20">
          <w:delText xml:space="preserve">which </w:delText>
        </w:r>
      </w:del>
      <w:ins w:id="180" w:author="Lloyd McKenzie" w:date="2013-06-03T09:12:00Z">
        <w:r w:rsidR="00112F20">
          <w:t xml:space="preserve">that </w:t>
        </w:r>
      </w:ins>
      <w:r w:rsidR="00AA3A48">
        <w:t>will include both the id and the host where that resource is stored.</w:t>
      </w:r>
      <w:r>
        <w:t xml:space="preserve"> </w:t>
      </w:r>
    </w:p>
    <w:p w14:paraId="4CBCA5C8" w14:textId="5944E10E" w:rsidR="0049192A" w:rsidRDefault="0049192A" w:rsidP="0049192A">
      <w:r>
        <w:t xml:space="preserve">A resource is made up of </w:t>
      </w:r>
      <w:del w:id="181" w:author="Lloyd McKenzie" w:date="2013-06-03T09:12:00Z">
        <w:r w:rsidDel="00112F20">
          <w:delText>properties</w:delText>
        </w:r>
      </w:del>
      <w:ins w:id="182" w:author="Lloyd McKenzie" w:date="2013-06-03T09:12:00Z">
        <w:r w:rsidR="00112F20">
          <w:t>elements</w:t>
        </w:r>
      </w:ins>
      <w:r>
        <w:t xml:space="preserve">, each of which is a particular datatype (like string or CodeableConcept). In many resources, a particular </w:t>
      </w:r>
      <w:del w:id="183" w:author="Lloyd McKenzie" w:date="2013-06-03T09:12:00Z">
        <w:r w:rsidDel="00112F20">
          <w:delText xml:space="preserve">property </w:delText>
        </w:r>
      </w:del>
      <w:ins w:id="184" w:author="Lloyd McKenzie" w:date="2013-06-03T09:12:00Z">
        <w:r w:rsidR="00112F20">
          <w:t xml:space="preserve">element </w:t>
        </w:r>
      </w:ins>
      <w:r>
        <w:t xml:space="preserve">can be </w:t>
      </w:r>
      <w:r w:rsidR="00825B8C">
        <w:t xml:space="preserve">one </w:t>
      </w:r>
      <w:r>
        <w:t xml:space="preserve">of </w:t>
      </w:r>
      <w:r w:rsidR="00825B8C">
        <w:t xml:space="preserve">several </w:t>
      </w:r>
      <w:r>
        <w:t xml:space="preserve">different datatypes, though </w:t>
      </w:r>
      <w:del w:id="185" w:author="Lloyd McKenzie" w:date="2013-06-03T09:13:00Z">
        <w:r w:rsidR="00801276" w:rsidDel="00112F20">
          <w:delText xml:space="preserve">the </w:delText>
        </w:r>
      </w:del>
      <w:ins w:id="186" w:author="Lloyd McKenzie" w:date="2013-06-03T09:13:00Z">
        <w:r w:rsidR="00112F20">
          <w:t xml:space="preserve">an </w:t>
        </w:r>
      </w:ins>
      <w:del w:id="187" w:author="Lloyd McKenzie" w:date="2013-06-03T09:12:00Z">
        <w:r w:rsidR="00801276" w:rsidDel="00112F20">
          <w:delText xml:space="preserve">property </w:delText>
        </w:r>
      </w:del>
      <w:ins w:id="188" w:author="Lloyd McKenzie" w:date="2013-06-03T09:12:00Z">
        <w:r w:rsidR="00112F20">
          <w:t xml:space="preserve">element </w:t>
        </w:r>
      </w:ins>
      <w:ins w:id="189" w:author="Lloyd McKenzie" w:date="2013-06-03T09:13:00Z">
        <w:r w:rsidR="00112F20">
          <w:t xml:space="preserve">occurrence </w:t>
        </w:r>
      </w:ins>
      <w:r w:rsidR="00801276">
        <w:t>of a particular</w:t>
      </w:r>
      <w:r>
        <w:t xml:space="preserve"> instance of a resource will be </w:t>
      </w:r>
      <w:r w:rsidR="00801276">
        <w:t xml:space="preserve">only </w:t>
      </w:r>
      <w:r>
        <w:t xml:space="preserve">of one of those </w:t>
      </w:r>
      <w:del w:id="190" w:author="Lloyd McKenzie" w:date="2013-06-03T09:13:00Z">
        <w:r w:rsidDel="00112F20">
          <w:delText xml:space="preserve"> </w:delText>
        </w:r>
      </w:del>
      <w:r>
        <w:t xml:space="preserve">datatypes. </w:t>
      </w:r>
    </w:p>
    <w:p w14:paraId="3C0C4EA4" w14:textId="10D6DB71" w:rsidR="00825B8C" w:rsidRDefault="00AA3A48" w:rsidP="0049192A">
      <w:r>
        <w:t xml:space="preserve">For example, in the Observation resource shown below, the </w:t>
      </w:r>
      <w:r w:rsidRPr="00B414BE">
        <w:rPr>
          <w:i/>
        </w:rPr>
        <w:t>component.value</w:t>
      </w:r>
      <w:r>
        <w:t xml:space="preserve"> can be a Quantity, a CodeableConcept and</w:t>
      </w:r>
      <w:r w:rsidR="008738A1">
        <w:t xml:space="preserve"> a number of others. If a specific instance was of type Quantity, then the name of that element would be </w:t>
      </w:r>
      <w:r w:rsidR="008738A1" w:rsidRPr="00B414BE">
        <w:rPr>
          <w:i/>
        </w:rPr>
        <w:t>component.valueQuantity</w:t>
      </w:r>
      <w:r w:rsidR="008738A1">
        <w:t xml:space="preserve">. If, in another instance it was a CodeableConcept, then the name of the element would be </w:t>
      </w:r>
      <w:r w:rsidR="00825B8C" w:rsidRPr="00B414BE">
        <w:rPr>
          <w:i/>
        </w:rPr>
        <w:t>component.value</w:t>
      </w:r>
      <w:r w:rsidR="00825B8C">
        <w:rPr>
          <w:i/>
        </w:rPr>
        <w:t>CodeableConcept.</w:t>
      </w:r>
      <w:r w:rsidR="00825B8C">
        <w:t xml:space="preserve"> </w:t>
      </w:r>
    </w:p>
    <w:p w14:paraId="370FC662" w14:textId="3F31CCA2" w:rsidR="00D37AB1" w:rsidRPr="001F55F0" w:rsidRDefault="00D37AB1" w:rsidP="0049192A">
      <w:pPr>
        <w:rPr>
          <w:strike/>
          <w:szCs w:val="22"/>
        </w:rPr>
      </w:pPr>
      <w:r w:rsidRPr="001F55F0">
        <w:rPr>
          <w:strike/>
          <w:szCs w:val="22"/>
        </w:rPr>
        <w:t>All resources have a human readable ‘text’ element – much like CDA. However, the contents of the text element (the Narrative datatype) is a more complete subset of HTML, and the contents of the text element is at the discretion of the implementer.</w:t>
      </w:r>
    </w:p>
    <w:p w14:paraId="462F2529" w14:textId="77777777" w:rsidR="001F55F0" w:rsidRDefault="001F55F0" w:rsidP="001F55F0">
      <w:pPr>
        <w:pStyle w:val="Heading3"/>
      </w:pPr>
      <w:r>
        <w:t>Examples of a resource</w:t>
      </w:r>
    </w:p>
    <w:p w14:paraId="4DF2089E" w14:textId="10ED5C9D" w:rsidR="002B75DB" w:rsidRDefault="002B75DB" w:rsidP="0025353E">
      <w:pPr>
        <w:pStyle w:val="ListParagraph"/>
        <w:ind w:left="1004"/>
      </w:pPr>
    </w:p>
    <w:p w14:paraId="129C3D70" w14:textId="77777777" w:rsidR="001F55F0" w:rsidRDefault="009F4E70" w:rsidP="0049192A">
      <w:r>
        <w:t xml:space="preserve">To see an example of an Observation, click in the ‘Examples’ tab in the </w:t>
      </w:r>
      <w:r w:rsidR="001F55F0">
        <w:t xml:space="preserve">definition of Observation in the </w:t>
      </w:r>
      <w:r>
        <w:t>specification</w:t>
      </w:r>
      <w:r w:rsidR="001F55F0">
        <w:t xml:space="preserve"> -  </w:t>
      </w:r>
      <w:hyperlink r:id="rId28" w:history="1">
        <w:r w:rsidR="001F55F0" w:rsidRPr="006C3FAC">
          <w:rPr>
            <w:rStyle w:val="Hyperlink"/>
          </w:rPr>
          <w:t>http://hl7.org/implement/standards/fhir/observation-examples.htm</w:t>
        </w:r>
      </w:hyperlink>
      <w:r w:rsidR="001F55F0">
        <w:t xml:space="preserve"> </w:t>
      </w:r>
      <w:r>
        <w:t xml:space="preserve">. </w:t>
      </w:r>
    </w:p>
    <w:p w14:paraId="2541B7CF" w14:textId="0EEDAC5C" w:rsidR="00D37AB1" w:rsidRDefault="009F4E70" w:rsidP="0049192A">
      <w:r>
        <w:t>You will see both XML and JSON examples there.</w:t>
      </w:r>
    </w:p>
    <w:p w14:paraId="10495286" w14:textId="77777777" w:rsidR="00C73E54" w:rsidRDefault="00C73E54" w:rsidP="0049192A"/>
    <w:p w14:paraId="2DEC1868" w14:textId="7777777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6C0D15">
        <w:rPr>
          <w:rFonts w:ascii="Courier New" w:eastAsiaTheme="minorEastAsia" w:hAnsi="Courier New" w:cs="Courier New"/>
          <w:color w:val="000080"/>
          <w:sz w:val="18"/>
          <w:szCs w:val="18"/>
          <w:lang w:val="en-US" w:eastAsia="en-US"/>
        </w:rPr>
        <w:t>&lt;Observation</w:t>
      </w:r>
      <w:r w:rsidRPr="006C0D15">
        <w:rPr>
          <w:rFonts w:ascii="Courier New" w:eastAsiaTheme="minorEastAsia" w:hAnsi="Courier New" w:cs="Courier New"/>
          <w:color w:val="800000"/>
          <w:sz w:val="18"/>
          <w:szCs w:val="18"/>
          <w:lang w:val="en-US" w:eastAsia="en-US"/>
        </w:rPr>
        <w:t xml:space="preserve"> xmlns="</w:t>
      </w:r>
      <w:r w:rsidRPr="006C0D15">
        <w:rPr>
          <w:rFonts w:ascii="Courier New" w:eastAsiaTheme="minorEastAsia" w:hAnsi="Courier New" w:cs="Courier New"/>
          <w:color w:val="006400"/>
          <w:sz w:val="18"/>
          <w:szCs w:val="18"/>
          <w:lang w:val="en-US" w:eastAsia="en-US"/>
        </w:rPr>
        <w:t>http://hl7.org/fhir</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p>
    <w:p w14:paraId="6F1E468C" w14:textId="7777777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sidRPr="006C0D15">
        <w:rPr>
          <w:rFonts w:ascii="Courier New" w:eastAsiaTheme="minorEastAsia" w:hAnsi="Courier New" w:cs="Courier New"/>
          <w:b/>
          <w:bCs/>
          <w:color w:val="000000"/>
          <w:sz w:val="18"/>
          <w:szCs w:val="18"/>
          <w:lang w:val="en-US" w:eastAsia="en-US"/>
        </w:rPr>
        <w:t xml:space="preserve">   </w:t>
      </w:r>
      <w:r w:rsidRPr="006C0D15">
        <w:rPr>
          <w:rFonts w:ascii="Courier New" w:eastAsiaTheme="minorEastAsia" w:hAnsi="Courier New" w:cs="Courier New"/>
          <w:color w:val="000080"/>
          <w:sz w:val="18"/>
          <w:szCs w:val="18"/>
          <w:lang w:val="en-US" w:eastAsia="en-US"/>
        </w:rPr>
        <w:t>&lt;text&gt;</w:t>
      </w:r>
      <w:r w:rsidRPr="006C0D15">
        <w:rPr>
          <w:rFonts w:ascii="Courier New" w:eastAsiaTheme="minorEastAsia" w:hAnsi="Courier New" w:cs="Courier New"/>
          <w:b/>
          <w:bCs/>
          <w:color w:val="000000"/>
          <w:sz w:val="18"/>
          <w:szCs w:val="18"/>
          <w:lang w:val="en-US" w:eastAsia="en-US"/>
        </w:rPr>
        <w:t xml:space="preserve">     </w:t>
      </w:r>
    </w:p>
    <w:p w14:paraId="506AA72F" w14:textId="6CE6A2FB"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&lt;status</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generated</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D8969DA" w14:textId="67076CE5"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&lt;div</w:t>
      </w:r>
      <w:r w:rsidRPr="006C0D15">
        <w:rPr>
          <w:rFonts w:ascii="Courier New" w:eastAsiaTheme="minorEastAsia" w:hAnsi="Courier New" w:cs="Courier New"/>
          <w:color w:val="800000"/>
          <w:sz w:val="18"/>
          <w:szCs w:val="18"/>
          <w:lang w:val="en-US" w:eastAsia="en-US"/>
        </w:rPr>
        <w:t xml:space="preserve"> xmlns="</w:t>
      </w:r>
      <w:r w:rsidRPr="006C0D15">
        <w:rPr>
          <w:rFonts w:ascii="Courier New" w:eastAsiaTheme="minorEastAsia" w:hAnsi="Courier New" w:cs="Courier New"/>
          <w:color w:val="006400"/>
          <w:sz w:val="18"/>
          <w:szCs w:val="18"/>
          <w:lang w:val="en-US" w:eastAsia="en-US"/>
        </w:rPr>
        <w:t>http://www.w3.org/1999/xhtml</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Sept 17, 2012: Blood pressure 107/65 (normal)</w:t>
      </w:r>
      <w:r w:rsidRPr="006C0D15">
        <w:rPr>
          <w:rFonts w:ascii="Courier New" w:eastAsiaTheme="minorEastAsia" w:hAnsi="Courier New" w:cs="Courier New"/>
          <w:color w:val="000080"/>
          <w:sz w:val="18"/>
          <w:szCs w:val="18"/>
          <w:lang w:val="en-US" w:eastAsia="en-US"/>
        </w:rPr>
        <w:t>&lt;/div&gt;</w:t>
      </w:r>
      <w:r w:rsidRPr="006C0D15">
        <w:rPr>
          <w:rFonts w:ascii="Courier New" w:eastAsiaTheme="minorEastAsia" w:hAnsi="Courier New" w:cs="Courier New"/>
          <w:b/>
          <w:bCs/>
          <w:color w:val="000000"/>
          <w:sz w:val="18"/>
          <w:szCs w:val="18"/>
          <w:lang w:val="en-US" w:eastAsia="en-US"/>
        </w:rPr>
        <w:t xml:space="preserve">   </w:t>
      </w:r>
    </w:p>
    <w:p w14:paraId="7B07FB89" w14:textId="22E974D2"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&lt;/text&gt;</w:t>
      </w:r>
      <w:r w:rsidRPr="006C0D15">
        <w:rPr>
          <w:rFonts w:ascii="Courier New" w:eastAsiaTheme="minorEastAsia" w:hAnsi="Courier New" w:cs="Courier New"/>
          <w:b/>
          <w:bCs/>
          <w:color w:val="000000"/>
          <w:sz w:val="18"/>
          <w:szCs w:val="18"/>
          <w:lang w:val="en-US" w:eastAsia="en-US"/>
        </w:rPr>
        <w:t xml:space="preserve">   </w:t>
      </w:r>
    </w:p>
    <w:p w14:paraId="32B8434F" w14:textId="713357C8"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&lt;name&gt;</w:t>
      </w:r>
      <w:r w:rsidRPr="006C0D15">
        <w:rPr>
          <w:rFonts w:ascii="Courier New" w:eastAsiaTheme="minorEastAsia" w:hAnsi="Courier New" w:cs="Courier New"/>
          <w:b/>
          <w:bCs/>
          <w:color w:val="000000"/>
          <w:sz w:val="18"/>
          <w:szCs w:val="18"/>
          <w:lang w:val="en-US" w:eastAsia="en-US"/>
        </w:rPr>
        <w:t xml:space="preserve">     </w:t>
      </w:r>
    </w:p>
    <w:p w14:paraId="74ED1B5B" w14:textId="59BB7609"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&lt;coding&gt;</w:t>
      </w:r>
      <w:r w:rsidRPr="006C0D15">
        <w:rPr>
          <w:rFonts w:ascii="Courier New" w:eastAsiaTheme="minorEastAsia" w:hAnsi="Courier New" w:cs="Courier New"/>
          <w:b/>
          <w:bCs/>
          <w:color w:val="000000"/>
          <w:sz w:val="18"/>
          <w:szCs w:val="18"/>
          <w:lang w:val="en-US" w:eastAsia="en-US"/>
        </w:rPr>
        <w:t xml:space="preserve">       </w:t>
      </w:r>
    </w:p>
    <w:p w14:paraId="668E176A" w14:textId="07AC2425"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&lt;system</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http://loinc.org</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13C3DA1" w14:textId="71F34FFE"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&lt;code</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55284-4</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38A8A2CF" w14:textId="1E50B817"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lastRenderedPageBreak/>
        <w:tab/>
      </w: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&lt;display</w:t>
      </w:r>
      <w:r w:rsidRPr="006C0D15">
        <w:rPr>
          <w:rFonts w:ascii="Courier New" w:eastAsiaTheme="minorEastAsia" w:hAnsi="Courier New" w:cs="Courier New"/>
          <w:color w:val="800000"/>
          <w:sz w:val="18"/>
          <w:szCs w:val="18"/>
          <w:lang w:val="en-US" w:eastAsia="en-US"/>
        </w:rPr>
        <w:t xml:space="preserve"> value="</w:t>
      </w:r>
      <w:r w:rsidRPr="006C0D15">
        <w:rPr>
          <w:rFonts w:ascii="Courier New" w:eastAsiaTheme="minorEastAsia" w:hAnsi="Courier New" w:cs="Courier New"/>
          <w:color w:val="006400"/>
          <w:sz w:val="18"/>
          <w:szCs w:val="18"/>
          <w:lang w:val="en-US" w:eastAsia="en-US"/>
        </w:rPr>
        <w:t>Blood pressure systolic and diastolic</w:t>
      </w:r>
      <w:r w:rsidRPr="006C0D15">
        <w:rPr>
          <w:rFonts w:ascii="Courier New" w:eastAsiaTheme="minorEastAsia" w:hAnsi="Courier New" w:cs="Courier New"/>
          <w:color w:val="800000"/>
          <w:sz w:val="18"/>
          <w:szCs w:val="18"/>
          <w:lang w:val="en-US" w:eastAsia="en-US"/>
        </w:rPr>
        <w:t>"</w:t>
      </w:r>
      <w:r w:rsidRPr="006C0D15">
        <w:rPr>
          <w:rFonts w:ascii="Courier New" w:eastAsiaTheme="minorEastAsia" w:hAnsi="Courier New" w:cs="Courier New"/>
          <w:color w:val="000080"/>
          <w:sz w:val="18"/>
          <w:szCs w:val="18"/>
          <w:lang w:val="en-US" w:eastAsia="en-US"/>
        </w:rPr>
        <w:t>/&gt;</w:t>
      </w:r>
      <w:r w:rsidRPr="006C0D15">
        <w:rPr>
          <w:rFonts w:ascii="Courier New" w:eastAsiaTheme="minorEastAsia" w:hAnsi="Courier New" w:cs="Courier New"/>
          <w:b/>
          <w:bCs/>
          <w:color w:val="000000"/>
          <w:sz w:val="18"/>
          <w:szCs w:val="18"/>
          <w:lang w:val="en-US" w:eastAsia="en-US"/>
        </w:rPr>
        <w:t xml:space="preserve">     </w:t>
      </w:r>
    </w:p>
    <w:p w14:paraId="5713C690" w14:textId="19B304BA"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ab/>
      </w:r>
      <w:r w:rsidRPr="006C0D15">
        <w:rPr>
          <w:rFonts w:ascii="Courier New" w:eastAsiaTheme="minorEastAsia" w:hAnsi="Courier New" w:cs="Courier New"/>
          <w:color w:val="000080"/>
          <w:sz w:val="18"/>
          <w:szCs w:val="18"/>
          <w:lang w:val="en-US" w:eastAsia="en-US"/>
        </w:rPr>
        <w:t>&lt;/coding&gt;</w:t>
      </w:r>
      <w:r w:rsidRPr="006C0D15">
        <w:rPr>
          <w:rFonts w:ascii="Courier New" w:eastAsiaTheme="minorEastAsia" w:hAnsi="Courier New" w:cs="Courier New"/>
          <w:b/>
          <w:bCs/>
          <w:color w:val="000000"/>
          <w:sz w:val="18"/>
          <w:szCs w:val="18"/>
          <w:lang w:val="en-US" w:eastAsia="en-US"/>
        </w:rPr>
        <w:t xml:space="preserve">   </w:t>
      </w:r>
    </w:p>
    <w:p w14:paraId="45C80864" w14:textId="03C91A28"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b/>
          <w:bCs/>
          <w:color w:val="000000"/>
          <w:sz w:val="18"/>
          <w:szCs w:val="18"/>
          <w:lang w:val="en-US" w:eastAsia="en-US"/>
        </w:rPr>
      </w:pPr>
      <w:r>
        <w:rPr>
          <w:rFonts w:ascii="Courier New" w:eastAsiaTheme="minorEastAsia" w:hAnsi="Courier New" w:cs="Courier New"/>
          <w:color w:val="000080"/>
          <w:sz w:val="18"/>
          <w:szCs w:val="18"/>
          <w:lang w:val="en-US" w:eastAsia="en-US"/>
        </w:rPr>
        <w:t xml:space="preserve">   </w:t>
      </w:r>
      <w:r w:rsidRPr="006C0D15">
        <w:rPr>
          <w:rFonts w:ascii="Courier New" w:eastAsiaTheme="minorEastAsia" w:hAnsi="Courier New" w:cs="Courier New"/>
          <w:color w:val="000080"/>
          <w:sz w:val="18"/>
          <w:szCs w:val="18"/>
          <w:lang w:val="en-US" w:eastAsia="en-US"/>
        </w:rPr>
        <w:t>&lt;/name&gt;</w:t>
      </w:r>
      <w:r w:rsidRPr="006C0D15">
        <w:rPr>
          <w:rFonts w:ascii="Courier New" w:eastAsiaTheme="minorEastAsia" w:hAnsi="Courier New" w:cs="Courier New"/>
          <w:b/>
          <w:bCs/>
          <w:color w:val="000000"/>
          <w:sz w:val="18"/>
          <w:szCs w:val="18"/>
          <w:lang w:val="en-US" w:eastAsia="en-US"/>
        </w:rPr>
        <w:t xml:space="preserve">   </w:t>
      </w:r>
    </w:p>
    <w:p w14:paraId="0B289BEF" w14:textId="25F6B720" w:rsid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6C0D15">
        <w:rPr>
          <w:rFonts w:ascii="Courier New" w:eastAsiaTheme="minorEastAsia" w:hAnsi="Courier New" w:cs="Courier New"/>
          <w:color w:val="000080"/>
          <w:sz w:val="18"/>
          <w:szCs w:val="18"/>
          <w:lang w:val="en-US" w:eastAsia="en-US"/>
        </w:rPr>
        <w:t>&lt;interpretation&gt;</w:t>
      </w:r>
    </w:p>
    <w:p w14:paraId="04DC1574" w14:textId="3A26FBED" w:rsidR="006C0D15" w:rsidRPr="006C0D15" w:rsidRDefault="006C0D15" w:rsidP="006C0D15">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80"/>
          <w:sz w:val="18"/>
          <w:szCs w:val="18"/>
          <w:lang w:val="en-US" w:eastAsia="en-US"/>
        </w:rPr>
        <w:t>...</w:t>
      </w:r>
    </w:p>
    <w:p w14:paraId="04A5CEF8" w14:textId="77777777" w:rsidR="008738A1" w:rsidRDefault="008738A1" w:rsidP="0049192A"/>
    <w:p w14:paraId="049B8D2A" w14:textId="54FD280D" w:rsidR="006C0D15" w:rsidRDefault="006C0D15" w:rsidP="0049192A">
      <w:r>
        <w:t>Snippet of XML version of an Observation</w:t>
      </w:r>
    </w:p>
    <w:p w14:paraId="5E834478" w14:textId="77777777" w:rsidR="006C0D15" w:rsidRDefault="006C0D15" w:rsidP="0049192A"/>
    <w:p w14:paraId="31FC18A2"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{"Observation": {</w:t>
      </w:r>
    </w:p>
    <w:p w14:paraId="3B255CD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"text": {</w:t>
      </w:r>
    </w:p>
    <w:p w14:paraId="615B08B2"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"status": {"value": "generated"},</w:t>
      </w:r>
    </w:p>
    <w:p w14:paraId="273831A8"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"div": "&lt;div&gt;Sept 17, 2012: Blood pressure 107/65 (normal)&lt;\/div&gt;"   },   "component": [</w:t>
      </w:r>
    </w:p>
    <w:p w14:paraId="350881DB"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{"name": {"coding": [</w:t>
      </w:r>
    </w:p>
    <w:p w14:paraId="7CD466A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r>
      <w:r w:rsidRPr="006C0D15">
        <w:rPr>
          <w:rFonts w:ascii="Courier" w:eastAsiaTheme="minorEastAsia" w:hAnsi="Courier" w:cs="Courier"/>
          <w:color w:val="000000"/>
          <w:sz w:val="17"/>
          <w:szCs w:val="17"/>
          <w:lang w:val="en-US" w:eastAsia="en-US"/>
        </w:rPr>
        <w:t>{"system": {"value": "http://loinc.org"},</w:t>
      </w:r>
    </w:p>
    <w:p w14:paraId="12323667"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"display": {"value": "Systolic blood pressure"},</w:t>
      </w:r>
    </w:p>
    <w:p w14:paraId="466D667C"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"code": {"value": "8580-6"}       }]},</w:t>
      </w:r>
    </w:p>
    <w:p w14:paraId="0E035E54"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 xml:space="preserve">  </w:t>
      </w:r>
      <w:r w:rsidRPr="006C0D15">
        <w:rPr>
          <w:rFonts w:ascii="Courier" w:eastAsiaTheme="minorEastAsia" w:hAnsi="Courier" w:cs="Courier"/>
          <w:color w:val="000000"/>
          <w:sz w:val="17"/>
          <w:szCs w:val="17"/>
          <w:lang w:val="en-US" w:eastAsia="en-US"/>
        </w:rPr>
        <w:t xml:space="preserve">       "valueQuantity": {</w:t>
      </w:r>
    </w:p>
    <w:p w14:paraId="5168EA49"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"value": {</w:t>
      </w:r>
    </w:p>
    <w:p w14:paraId="0BFA1F2F" w14:textId="77777777"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t xml:space="preserve">   </w:t>
      </w:r>
      <w:r w:rsidRPr="006C0D15">
        <w:rPr>
          <w:rFonts w:ascii="Courier" w:eastAsiaTheme="minorEastAsia" w:hAnsi="Courier" w:cs="Courier"/>
          <w:color w:val="000000"/>
          <w:sz w:val="17"/>
          <w:szCs w:val="17"/>
          <w:lang w:val="en-US" w:eastAsia="en-US"/>
        </w:rPr>
        <w:t>"value": "107"},</w:t>
      </w:r>
    </w:p>
    <w:p w14:paraId="4C99591A" w14:textId="158B0BBE" w:rsid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sidRPr="006C0D15">
        <w:rPr>
          <w:rFonts w:ascii="Courier" w:eastAsiaTheme="minorEastAsia" w:hAnsi="Courier" w:cs="Courier"/>
          <w:color w:val="000000"/>
          <w:sz w:val="17"/>
          <w:szCs w:val="17"/>
          <w:lang w:val="en-US" w:eastAsia="en-US"/>
        </w:rPr>
        <w:t xml:space="preserve">         "units": {"value": "mm[Hg]"}</w:t>
      </w:r>
    </w:p>
    <w:p w14:paraId="124E3E4F" w14:textId="44F2B3E4" w:rsidR="006C0D15" w:rsidRPr="006C0D15" w:rsidRDefault="006C0D15" w:rsidP="006C0D15">
      <w:pPr>
        <w:pBdr>
          <w:top w:val="single" w:sz="6" w:space="4" w:color="DCDCDC"/>
          <w:left w:val="single" w:sz="6" w:space="4" w:color="DCDCDC"/>
          <w:bottom w:val="single" w:sz="6" w:space="4" w:color="DCDCDC"/>
          <w:right w:val="single" w:sz="6" w:space="4" w:color="DCDCDC"/>
        </w:pBdr>
        <w:shd w:val="clear" w:color="auto" w:fill="EFF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w:eastAsiaTheme="minorEastAsia" w:hAnsi="Courier" w:cs="Courier"/>
          <w:color w:val="000000"/>
          <w:sz w:val="17"/>
          <w:szCs w:val="17"/>
          <w:lang w:val="en-US" w:eastAsia="en-US"/>
        </w:rPr>
      </w:pPr>
      <w:r>
        <w:rPr>
          <w:rFonts w:ascii="Courier" w:eastAsiaTheme="minorEastAsia" w:hAnsi="Courier" w:cs="Courier"/>
          <w:color w:val="000000"/>
          <w:sz w:val="17"/>
          <w:szCs w:val="17"/>
          <w:lang w:val="en-US" w:eastAsia="en-US"/>
        </w:rPr>
        <w:tab/>
        <w:t>...</w:t>
      </w:r>
    </w:p>
    <w:p w14:paraId="2FF2C8F6" w14:textId="77777777" w:rsidR="006C0D15" w:rsidRDefault="006C0D15" w:rsidP="0049192A"/>
    <w:p w14:paraId="47004D4E" w14:textId="0EF66B6B" w:rsidR="008738A1" w:rsidRDefault="006C0D15" w:rsidP="0049192A">
      <w:r>
        <w:t>Snippet of JSON version of an observation</w:t>
      </w:r>
    </w:p>
    <w:p w14:paraId="6B429ECB" w14:textId="1640F179" w:rsidR="002F1F17" w:rsidRDefault="002F1F17" w:rsidP="005E1021">
      <w:pPr>
        <w:pStyle w:val="Heading3"/>
      </w:pPr>
      <w:bookmarkStart w:id="191" w:name="_Toc229627711"/>
      <w:r>
        <w:t xml:space="preserve">Types of Resource in </w:t>
      </w:r>
      <w:r w:rsidR="00281090">
        <w:t>FHIR</w:t>
      </w:r>
      <w:bookmarkEnd w:id="191"/>
    </w:p>
    <w:p w14:paraId="2CBF31D2" w14:textId="11F50B26" w:rsidR="004A49AD" w:rsidRPr="002474DB" w:rsidRDefault="004A49AD" w:rsidP="004A49AD">
      <w:r>
        <w:t xml:space="preserve">There are a number of different types of resource that FHIR defines, and these are described at </w:t>
      </w:r>
      <w:hyperlink r:id="rId29" w:history="1">
        <w:r w:rsidRPr="00003837">
          <w:rPr>
            <w:rStyle w:val="Hyperlink"/>
          </w:rPr>
          <w:t>http://www.hl7.org/implement/standards/fhir/resourcelist.htm</w:t>
        </w:r>
      </w:hyperlink>
      <w:r>
        <w:t xml:space="preserve"> </w:t>
      </w:r>
    </w:p>
    <w:p w14:paraId="02DD5358" w14:textId="620F9DEC" w:rsidR="004A49AD" w:rsidRDefault="004A49AD" w:rsidP="00281090">
      <w:r>
        <w:t>Currently these are:</w:t>
      </w:r>
    </w:p>
    <w:p w14:paraId="4FFE565E" w14:textId="77777777" w:rsidR="004A49AD" w:rsidRDefault="004A49AD" w:rsidP="00281090"/>
    <w:tbl>
      <w:tblPr>
        <w:tblStyle w:val="TableGrid"/>
        <w:tblW w:w="0" w:type="auto"/>
        <w:tblInd w:w="284" w:type="dxa"/>
        <w:tblLook w:val="04A0" w:firstRow="1" w:lastRow="0" w:firstColumn="1" w:lastColumn="0" w:noHBand="0" w:noVBand="1"/>
      </w:tblPr>
      <w:tblGrid>
        <w:gridCol w:w="1947"/>
        <w:gridCol w:w="3611"/>
        <w:gridCol w:w="2674"/>
      </w:tblGrid>
      <w:tr w:rsidR="004A49AD" w:rsidRPr="00C7131D" w14:paraId="5E60E6AB" w14:textId="77777777" w:rsidTr="00C7131D">
        <w:tc>
          <w:tcPr>
            <w:tcW w:w="1951" w:type="dxa"/>
            <w:shd w:val="clear" w:color="auto" w:fill="E6E6E6"/>
          </w:tcPr>
          <w:p w14:paraId="4B9175E4" w14:textId="07E704F1" w:rsidR="004A49AD" w:rsidRPr="00C7131D" w:rsidRDefault="004A49AD" w:rsidP="00281090">
            <w:pPr>
              <w:ind w:left="0"/>
              <w:rPr>
                <w:b/>
              </w:rPr>
            </w:pPr>
            <w:r w:rsidRPr="00C7131D">
              <w:rPr>
                <w:b/>
              </w:rPr>
              <w:t>Name</w:t>
            </w:r>
          </w:p>
        </w:tc>
        <w:tc>
          <w:tcPr>
            <w:tcW w:w="3685" w:type="dxa"/>
            <w:shd w:val="clear" w:color="auto" w:fill="E6E6E6"/>
          </w:tcPr>
          <w:p w14:paraId="26648E36" w14:textId="44B54DB8" w:rsidR="004A49AD" w:rsidRPr="00C7131D" w:rsidRDefault="004A49AD" w:rsidP="00281090">
            <w:pPr>
              <w:ind w:left="0"/>
              <w:rPr>
                <w:b/>
              </w:rPr>
            </w:pPr>
            <w:r w:rsidRPr="00C7131D">
              <w:rPr>
                <w:b/>
              </w:rPr>
              <w:t>Purpose</w:t>
            </w:r>
          </w:p>
        </w:tc>
        <w:tc>
          <w:tcPr>
            <w:tcW w:w="2596" w:type="dxa"/>
            <w:shd w:val="clear" w:color="auto" w:fill="E6E6E6"/>
          </w:tcPr>
          <w:p w14:paraId="7AB0740C" w14:textId="063CBB87" w:rsidR="004A49AD" w:rsidRPr="00C7131D" w:rsidRDefault="004A49AD" w:rsidP="00281090">
            <w:pPr>
              <w:ind w:left="0"/>
              <w:rPr>
                <w:b/>
              </w:rPr>
            </w:pPr>
            <w:r w:rsidRPr="00C7131D">
              <w:rPr>
                <w:b/>
              </w:rPr>
              <w:t>Examples</w:t>
            </w:r>
          </w:p>
        </w:tc>
      </w:tr>
      <w:tr w:rsidR="004A49AD" w14:paraId="209FE7D5" w14:textId="77777777" w:rsidTr="00C7131D">
        <w:tc>
          <w:tcPr>
            <w:tcW w:w="1951" w:type="dxa"/>
          </w:tcPr>
          <w:p w14:paraId="467E2721" w14:textId="745BF115" w:rsidR="004A49AD" w:rsidRDefault="004A49AD" w:rsidP="00281090">
            <w:pPr>
              <w:ind w:left="0"/>
            </w:pPr>
            <w:r>
              <w:t>Administrative</w:t>
            </w:r>
          </w:p>
        </w:tc>
        <w:tc>
          <w:tcPr>
            <w:tcW w:w="3685" w:type="dxa"/>
          </w:tcPr>
          <w:p w14:paraId="70B0043D" w14:textId="5F964122" w:rsidR="004A49AD" w:rsidRDefault="004A49AD" w:rsidP="00281090">
            <w:pPr>
              <w:ind w:left="0"/>
            </w:pPr>
            <w:r>
              <w:t>Tie clinical concepts to supporting administrative processes</w:t>
            </w:r>
          </w:p>
        </w:tc>
        <w:tc>
          <w:tcPr>
            <w:tcW w:w="2596" w:type="dxa"/>
          </w:tcPr>
          <w:p w14:paraId="2B9F7D8A" w14:textId="1CA514BB" w:rsidR="004A49AD" w:rsidRDefault="004A49AD" w:rsidP="00281090">
            <w:pPr>
              <w:ind w:left="0"/>
            </w:pPr>
            <w:r>
              <w:t>Patient, Practitioner</w:t>
            </w:r>
          </w:p>
        </w:tc>
      </w:tr>
      <w:tr w:rsidR="004A49AD" w14:paraId="67D595F7" w14:textId="77777777" w:rsidTr="00C7131D">
        <w:tc>
          <w:tcPr>
            <w:tcW w:w="1951" w:type="dxa"/>
          </w:tcPr>
          <w:p w14:paraId="318DA1E8" w14:textId="224D94AA" w:rsidR="004A49AD" w:rsidRDefault="004A49AD" w:rsidP="00281090">
            <w:pPr>
              <w:ind w:left="0"/>
            </w:pPr>
            <w:r>
              <w:t>Foundation</w:t>
            </w:r>
          </w:p>
        </w:tc>
        <w:tc>
          <w:tcPr>
            <w:tcW w:w="3685" w:type="dxa"/>
          </w:tcPr>
          <w:p w14:paraId="21891EB8" w14:textId="5BB52E5C" w:rsidR="004A49AD" w:rsidRDefault="004A49AD" w:rsidP="00281090">
            <w:pPr>
              <w:ind w:left="0"/>
            </w:pPr>
            <w:r>
              <w:t xml:space="preserve">Infrastructural </w:t>
            </w:r>
          </w:p>
        </w:tc>
        <w:tc>
          <w:tcPr>
            <w:tcW w:w="2596" w:type="dxa"/>
          </w:tcPr>
          <w:p w14:paraId="246C3FBA" w14:textId="72755AF6" w:rsidR="004A49AD" w:rsidRDefault="00C7131D" w:rsidP="00281090">
            <w:pPr>
              <w:ind w:left="0"/>
            </w:pPr>
            <w:r>
              <w:t>List, Category</w:t>
            </w:r>
          </w:p>
        </w:tc>
      </w:tr>
      <w:tr w:rsidR="00C7131D" w14:paraId="3FF134C3" w14:textId="77777777" w:rsidTr="00C7131D">
        <w:tc>
          <w:tcPr>
            <w:tcW w:w="1951" w:type="dxa"/>
          </w:tcPr>
          <w:p w14:paraId="586D0B1D" w14:textId="025B6E06" w:rsidR="00C7131D" w:rsidRDefault="00C7131D" w:rsidP="00281090">
            <w:pPr>
              <w:ind w:left="0"/>
            </w:pPr>
            <w:r>
              <w:t>Clinical</w:t>
            </w:r>
          </w:p>
        </w:tc>
        <w:tc>
          <w:tcPr>
            <w:tcW w:w="3685" w:type="dxa"/>
          </w:tcPr>
          <w:p w14:paraId="6A502ADA" w14:textId="529E1631" w:rsidR="00C7131D" w:rsidRDefault="00112459" w:rsidP="00281090">
            <w:pPr>
              <w:ind w:left="0"/>
            </w:pPr>
            <w:r>
              <w:t>Clinical information about the patient (excluding medications and diagnostics)</w:t>
            </w:r>
          </w:p>
        </w:tc>
        <w:tc>
          <w:tcPr>
            <w:tcW w:w="2596" w:type="dxa"/>
          </w:tcPr>
          <w:p w14:paraId="2088ECCD" w14:textId="5F6D15F9" w:rsidR="00C7131D" w:rsidRDefault="00C7131D" w:rsidP="00281090">
            <w:pPr>
              <w:ind w:left="0"/>
            </w:pPr>
            <w:r>
              <w:t>Problem, Procedure</w:t>
            </w:r>
          </w:p>
        </w:tc>
      </w:tr>
      <w:tr w:rsidR="00C7131D" w14:paraId="113C6ACD" w14:textId="77777777" w:rsidTr="00C7131D">
        <w:tc>
          <w:tcPr>
            <w:tcW w:w="1951" w:type="dxa"/>
          </w:tcPr>
          <w:p w14:paraId="4DDFAFE1" w14:textId="55DA058D" w:rsidR="00C7131D" w:rsidRDefault="00C7131D" w:rsidP="00281090">
            <w:pPr>
              <w:ind w:left="0"/>
            </w:pPr>
            <w:r>
              <w:t>Medications</w:t>
            </w:r>
          </w:p>
        </w:tc>
        <w:tc>
          <w:tcPr>
            <w:tcW w:w="3685" w:type="dxa"/>
          </w:tcPr>
          <w:p w14:paraId="196B2BA0" w14:textId="693C4A9C" w:rsidR="00C7131D" w:rsidRDefault="00C7131D" w:rsidP="00281090">
            <w:pPr>
              <w:ind w:left="0"/>
            </w:pPr>
            <w:r>
              <w:t>Related to drug therapy</w:t>
            </w:r>
          </w:p>
        </w:tc>
        <w:tc>
          <w:tcPr>
            <w:tcW w:w="2596" w:type="dxa"/>
          </w:tcPr>
          <w:p w14:paraId="3F754748" w14:textId="360B3474" w:rsidR="00C7131D" w:rsidRDefault="00C7131D" w:rsidP="00112459">
            <w:pPr>
              <w:ind w:left="0"/>
            </w:pPr>
            <w:r>
              <w:t>Medication, MedicationAdminist</w:t>
            </w:r>
            <w:r w:rsidR="00112459">
              <w:t>ra</w:t>
            </w:r>
            <w:r>
              <w:t>tion</w:t>
            </w:r>
          </w:p>
        </w:tc>
      </w:tr>
      <w:tr w:rsidR="00C7131D" w14:paraId="6608761D" w14:textId="77777777" w:rsidTr="00C7131D">
        <w:tc>
          <w:tcPr>
            <w:tcW w:w="1951" w:type="dxa"/>
          </w:tcPr>
          <w:p w14:paraId="0DC55852" w14:textId="6DA83490" w:rsidR="00C7131D" w:rsidRDefault="00C7131D" w:rsidP="00281090">
            <w:pPr>
              <w:ind w:left="0"/>
            </w:pPr>
            <w:r>
              <w:t>Diagnostics</w:t>
            </w:r>
          </w:p>
        </w:tc>
        <w:tc>
          <w:tcPr>
            <w:tcW w:w="3685" w:type="dxa"/>
          </w:tcPr>
          <w:p w14:paraId="66DA067F" w14:textId="4907389C" w:rsidR="00C7131D" w:rsidRDefault="00C7131D" w:rsidP="00281090">
            <w:pPr>
              <w:ind w:left="0"/>
            </w:pPr>
            <w:r>
              <w:t>Investigations</w:t>
            </w:r>
          </w:p>
        </w:tc>
        <w:tc>
          <w:tcPr>
            <w:tcW w:w="2596" w:type="dxa"/>
          </w:tcPr>
          <w:p w14:paraId="553825A1" w14:textId="07C4A062" w:rsidR="00C7131D" w:rsidRDefault="00C7131D" w:rsidP="00C7131D">
            <w:pPr>
              <w:ind w:left="0"/>
            </w:pPr>
            <w:r>
              <w:t>DiagnosticReport, Specimen</w:t>
            </w:r>
            <w:r w:rsidR="004536F0">
              <w:t>, ImagingStudy</w:t>
            </w:r>
          </w:p>
        </w:tc>
      </w:tr>
      <w:tr w:rsidR="00C7131D" w14:paraId="1B09F3E3" w14:textId="77777777" w:rsidTr="00C7131D">
        <w:tc>
          <w:tcPr>
            <w:tcW w:w="1951" w:type="dxa"/>
          </w:tcPr>
          <w:p w14:paraId="70DD0E30" w14:textId="67DDFB44" w:rsidR="00C7131D" w:rsidRDefault="00C7131D" w:rsidP="00281090">
            <w:pPr>
              <w:ind w:left="0"/>
            </w:pPr>
            <w:r>
              <w:t>Financial</w:t>
            </w:r>
          </w:p>
        </w:tc>
        <w:tc>
          <w:tcPr>
            <w:tcW w:w="3685" w:type="dxa"/>
          </w:tcPr>
          <w:p w14:paraId="6B7629F7" w14:textId="60AADF1F" w:rsidR="00C7131D" w:rsidRDefault="00C7131D" w:rsidP="00281090">
            <w:pPr>
              <w:ind w:left="0"/>
            </w:pPr>
            <w:r>
              <w:t>Replated to payment</w:t>
            </w:r>
          </w:p>
        </w:tc>
        <w:tc>
          <w:tcPr>
            <w:tcW w:w="2596" w:type="dxa"/>
          </w:tcPr>
          <w:p w14:paraId="2F34E38A" w14:textId="63B79032" w:rsidR="00C7131D" w:rsidRDefault="00C7131D" w:rsidP="00281090">
            <w:pPr>
              <w:ind w:left="0"/>
            </w:pPr>
            <w:r>
              <w:t>Coverage</w:t>
            </w:r>
          </w:p>
        </w:tc>
      </w:tr>
      <w:tr w:rsidR="00C7131D" w14:paraId="14525CF2" w14:textId="77777777" w:rsidTr="00C7131D">
        <w:tc>
          <w:tcPr>
            <w:tcW w:w="1951" w:type="dxa"/>
          </w:tcPr>
          <w:p w14:paraId="67FB2F5E" w14:textId="36C475E6" w:rsidR="00C7131D" w:rsidRDefault="00C7131D" w:rsidP="00281090">
            <w:pPr>
              <w:ind w:left="0"/>
            </w:pPr>
            <w:r>
              <w:t>Device Communications</w:t>
            </w:r>
          </w:p>
        </w:tc>
        <w:tc>
          <w:tcPr>
            <w:tcW w:w="3685" w:type="dxa"/>
          </w:tcPr>
          <w:p w14:paraId="2A5527B4" w14:textId="5792C602" w:rsidR="00C7131D" w:rsidRDefault="00C7131D" w:rsidP="00281090">
            <w:pPr>
              <w:ind w:left="0"/>
            </w:pPr>
            <w:r>
              <w:t>Support communication with devices and clinical systems</w:t>
            </w:r>
          </w:p>
        </w:tc>
        <w:tc>
          <w:tcPr>
            <w:tcW w:w="2596" w:type="dxa"/>
          </w:tcPr>
          <w:p w14:paraId="1FE0F637" w14:textId="34C32474" w:rsidR="00C7131D" w:rsidRDefault="00C7131D" w:rsidP="00281090">
            <w:pPr>
              <w:ind w:left="0"/>
            </w:pPr>
            <w:r>
              <w:t>Device, DeviceObservation</w:t>
            </w:r>
          </w:p>
        </w:tc>
      </w:tr>
      <w:tr w:rsidR="00C7131D" w14:paraId="14D8089E" w14:textId="77777777" w:rsidTr="00C7131D">
        <w:tc>
          <w:tcPr>
            <w:tcW w:w="1951" w:type="dxa"/>
          </w:tcPr>
          <w:p w14:paraId="3E567B7B" w14:textId="3ECF5E61" w:rsidR="00C7131D" w:rsidRDefault="00C7131D" w:rsidP="00281090">
            <w:pPr>
              <w:ind w:left="0"/>
            </w:pPr>
            <w:r>
              <w:t>Technical</w:t>
            </w:r>
          </w:p>
        </w:tc>
        <w:tc>
          <w:tcPr>
            <w:tcW w:w="3685" w:type="dxa"/>
          </w:tcPr>
          <w:p w14:paraId="16CBF67A" w14:textId="3D5A34EE" w:rsidR="00C7131D" w:rsidRDefault="00C7131D" w:rsidP="00281090">
            <w:pPr>
              <w:ind w:left="0"/>
            </w:pPr>
            <w:r>
              <w:t>Supporting exchanges with other systems</w:t>
            </w:r>
          </w:p>
        </w:tc>
        <w:tc>
          <w:tcPr>
            <w:tcW w:w="2596" w:type="dxa"/>
          </w:tcPr>
          <w:p w14:paraId="29BB632A" w14:textId="0BC4D000" w:rsidR="00C7131D" w:rsidRDefault="00C7131D" w:rsidP="00281090">
            <w:pPr>
              <w:ind w:left="0"/>
            </w:pPr>
            <w:r>
              <w:t>Document, Message</w:t>
            </w:r>
          </w:p>
        </w:tc>
      </w:tr>
      <w:tr w:rsidR="00C7131D" w14:paraId="6F0124B5" w14:textId="77777777" w:rsidTr="00C7131D">
        <w:tc>
          <w:tcPr>
            <w:tcW w:w="1951" w:type="dxa"/>
          </w:tcPr>
          <w:p w14:paraId="48326079" w14:textId="19EA3947" w:rsidR="00C7131D" w:rsidRDefault="00C7131D" w:rsidP="00281090">
            <w:pPr>
              <w:ind w:left="0"/>
            </w:pPr>
            <w:r>
              <w:t>Conformance</w:t>
            </w:r>
          </w:p>
        </w:tc>
        <w:tc>
          <w:tcPr>
            <w:tcW w:w="3685" w:type="dxa"/>
          </w:tcPr>
          <w:p w14:paraId="4FABEE87" w14:textId="186C58C2" w:rsidR="00C7131D" w:rsidRDefault="00C7131D" w:rsidP="00281090">
            <w:pPr>
              <w:ind w:left="0"/>
            </w:pPr>
            <w:r>
              <w:t>Specifying behaviour and resource usage</w:t>
            </w:r>
          </w:p>
        </w:tc>
        <w:tc>
          <w:tcPr>
            <w:tcW w:w="2596" w:type="dxa"/>
          </w:tcPr>
          <w:p w14:paraId="11EA9274" w14:textId="0F95CC44" w:rsidR="00C7131D" w:rsidRDefault="00C7131D" w:rsidP="00281090">
            <w:pPr>
              <w:ind w:left="0"/>
            </w:pPr>
            <w:r>
              <w:t>Conformance, Profile.</w:t>
            </w:r>
          </w:p>
        </w:tc>
      </w:tr>
    </w:tbl>
    <w:p w14:paraId="00B95C1E" w14:textId="22BDE4E6" w:rsidR="004A49AD" w:rsidRDefault="004057C3" w:rsidP="004057C3">
      <w:pPr>
        <w:pStyle w:val="Heading3"/>
      </w:pPr>
      <w:bookmarkStart w:id="192" w:name="_Toc229627712"/>
      <w:r>
        <w:lastRenderedPageBreak/>
        <w:t>FHIR on the wire</w:t>
      </w:r>
      <w:bookmarkEnd w:id="192"/>
    </w:p>
    <w:p w14:paraId="21EE9404" w14:textId="00F5A2ED" w:rsidR="004057C3" w:rsidRDefault="004057C3" w:rsidP="004057C3">
      <w:r>
        <w:t xml:space="preserve">One thing that is worth mentioning early in the discussion of a resource is the way that it can be represented. Any FHIR resource can be represented either as an XML document, or as a JSON document – indeed all the </w:t>
      </w:r>
      <w:r w:rsidR="00190A72">
        <w:t>examples</w:t>
      </w:r>
      <w:r>
        <w:t xml:space="preserve"> in the specification </w:t>
      </w:r>
      <w:r w:rsidR="00190A72">
        <w:t xml:space="preserve">(on the example tab of each resource) </w:t>
      </w:r>
      <w:r>
        <w:t>have both representations.</w:t>
      </w:r>
      <w:ins w:id="193" w:author="Lloyd McKenzie" w:date="2013-06-03T09:17:00Z">
        <w:r w:rsidR="002D6741">
          <w:t xml:space="preserve">  In the future, representation as RDF will also be possible, though this will be a secondary rather than primary representation.</w:t>
        </w:r>
      </w:ins>
    </w:p>
    <w:p w14:paraId="6A03150F" w14:textId="16A91B8F" w:rsidR="004057C3" w:rsidRDefault="004057C3" w:rsidP="004057C3">
      <w:r>
        <w:t>The FHIR team have defined a JSON syntax that is very similar to the XML syntax both for ease of conversion between the two</w:t>
      </w:r>
      <w:del w:id="194" w:author="Lloyd McKenzie" w:date="2013-06-03T09:18:00Z">
        <w:r w:rsidDel="002D6741">
          <w:delText>,</w:delText>
        </w:r>
      </w:del>
      <w:r>
        <w:t xml:space="preserve"> </w:t>
      </w:r>
      <w:del w:id="195" w:author="Lloyd McKenzie" w:date="2013-06-03T09:18:00Z">
        <w:r w:rsidDel="002D6741">
          <w:delText xml:space="preserve">but </w:delText>
        </w:r>
      </w:del>
      <w:ins w:id="196" w:author="Lloyd McKenzie" w:date="2013-06-03T09:18:00Z">
        <w:r w:rsidR="002D6741">
          <w:t xml:space="preserve">and </w:t>
        </w:r>
      </w:ins>
      <w:r>
        <w:t xml:space="preserve">also to ensure that the extensibility of </w:t>
      </w:r>
      <w:r w:rsidR="00190A72">
        <w:t>FHIR can</w:t>
      </w:r>
      <w:r>
        <w:t xml:space="preserve"> be expressed in both formats.</w:t>
      </w:r>
      <w:r w:rsidR="0001535D">
        <w:t xml:space="preserve"> </w:t>
      </w:r>
    </w:p>
    <w:p w14:paraId="111E8E1E" w14:textId="3385C4B3" w:rsidR="0001535D" w:rsidRDefault="0001535D" w:rsidP="004057C3">
      <w:r>
        <w:t xml:space="preserve">There is a post at </w:t>
      </w:r>
      <w:hyperlink r:id="rId30" w:history="1">
        <w:r w:rsidRPr="00F75586">
          <w:rPr>
            <w:rStyle w:val="Hyperlink"/>
          </w:rPr>
          <w:t>http://thefhirplace.com/2013/03/16/attributes-versus-elements-in-fhir-xml/</w:t>
        </w:r>
      </w:hyperlink>
      <w:r>
        <w:t xml:space="preserve"> that discusses this representation</w:t>
      </w:r>
      <w:del w:id="197" w:author="Lloyd McKenzie" w:date="2013-06-03T09:18:00Z">
        <w:r w:rsidDel="002D6741">
          <w:delText>,</w:delText>
        </w:r>
      </w:del>
      <w:r>
        <w:t xml:space="preserve"> and the reason why it was chosen.</w:t>
      </w:r>
    </w:p>
    <w:p w14:paraId="5557FA7F" w14:textId="70E7B614" w:rsidR="002474DB" w:rsidRDefault="002474DB" w:rsidP="005E1021">
      <w:pPr>
        <w:pStyle w:val="Heading3"/>
      </w:pPr>
      <w:bookmarkStart w:id="198" w:name="_Toc229627713"/>
      <w:r>
        <w:t>Definition</w:t>
      </w:r>
      <w:r w:rsidR="004454B2">
        <w:t xml:space="preserve"> &amp; Documentation in the Specification</w:t>
      </w:r>
      <w:bookmarkEnd w:id="198"/>
    </w:p>
    <w:p w14:paraId="62324498" w14:textId="00B248A1" w:rsidR="00640F4A" w:rsidRDefault="00091D27" w:rsidP="00805E02">
      <w:pPr>
        <w:rPr>
          <w:rFonts w:eastAsiaTheme="minorEastAsia"/>
          <w:lang w:val="en-US" w:eastAsia="en-US"/>
        </w:rPr>
      </w:pPr>
      <w:r>
        <w:rPr>
          <w:rFonts w:eastAsiaTheme="minorEastAsia"/>
          <w:lang w:val="en-US" w:eastAsia="en-US"/>
        </w:rPr>
        <w:t xml:space="preserve">In the </w:t>
      </w:r>
      <w:ins w:id="199" w:author="Lloyd McKenzie" w:date="2013-06-03T09:18:00Z">
        <w:r w:rsidR="002E038D">
          <w:rPr>
            <w:rFonts w:eastAsiaTheme="minorEastAsia"/>
            <w:lang w:val="en-US" w:eastAsia="en-US"/>
          </w:rPr>
          <w:t xml:space="preserve">FHIR </w:t>
        </w:r>
      </w:ins>
      <w:r>
        <w:rPr>
          <w:rFonts w:eastAsiaTheme="minorEastAsia"/>
          <w:lang w:val="en-US" w:eastAsia="en-US"/>
        </w:rPr>
        <w:t xml:space="preserve">specification, resources are </w:t>
      </w:r>
      <w:del w:id="200" w:author="Lloyd McKenzie" w:date="2013-06-03T09:23:00Z">
        <w:r w:rsidDel="002E038D">
          <w:rPr>
            <w:rFonts w:eastAsiaTheme="minorEastAsia"/>
            <w:lang w:val="en-US" w:eastAsia="en-US"/>
          </w:rPr>
          <w:delText xml:space="preserve">defined </w:delText>
        </w:r>
      </w:del>
      <w:ins w:id="201" w:author="Lloyd McKenzie" w:date="2013-06-03T09:23:00Z">
        <w:r w:rsidR="002E038D">
          <w:rPr>
            <w:rFonts w:eastAsiaTheme="minorEastAsia"/>
            <w:lang w:val="en-US" w:eastAsia="en-US"/>
          </w:rPr>
          <w:t xml:space="preserve">described </w:t>
        </w:r>
      </w:ins>
      <w:r>
        <w:rPr>
          <w:rFonts w:eastAsiaTheme="minorEastAsia"/>
          <w:lang w:val="en-US" w:eastAsia="en-US"/>
        </w:rPr>
        <w:t xml:space="preserve">in a number of different ways (and incidentally this is where the value of </w:t>
      </w:r>
      <w:r w:rsidR="004464D7">
        <w:rPr>
          <w:rFonts w:eastAsiaTheme="minorEastAsia"/>
          <w:lang w:val="en-US" w:eastAsia="en-US"/>
        </w:rPr>
        <w:t>building the specification as if it was a software project really has benefits as all the ways are consistent – they are validated and enforced during the build process – including all the examples</w:t>
      </w:r>
      <w:r w:rsidR="00640F4A">
        <w:rPr>
          <w:rFonts w:eastAsiaTheme="minorEastAsia"/>
          <w:lang w:val="en-US" w:eastAsia="en-US"/>
        </w:rPr>
        <w:t>)</w:t>
      </w:r>
      <w:r w:rsidR="004464D7">
        <w:rPr>
          <w:rFonts w:eastAsiaTheme="minorEastAsia"/>
          <w:lang w:val="en-US" w:eastAsia="en-US"/>
        </w:rPr>
        <w:t xml:space="preserve">. </w:t>
      </w:r>
    </w:p>
    <w:p w14:paraId="4749C2E3" w14:textId="298371D4" w:rsidR="00091D27" w:rsidRDefault="004464D7" w:rsidP="00805E02">
      <w:pPr>
        <w:rPr>
          <w:rFonts w:eastAsiaTheme="minorEastAsia"/>
          <w:lang w:val="en-US" w:eastAsia="en-US"/>
        </w:rPr>
      </w:pPr>
      <w:r>
        <w:rPr>
          <w:rFonts w:eastAsiaTheme="minorEastAsia"/>
          <w:lang w:val="en-US" w:eastAsia="en-US"/>
        </w:rPr>
        <w:t xml:space="preserve">The following are the </w:t>
      </w:r>
      <w:del w:id="202" w:author="Lloyd McKenzie" w:date="2013-06-03T09:23:00Z">
        <w:r w:rsidR="00900FCA" w:rsidDel="002E038D">
          <w:rPr>
            <w:rFonts w:eastAsiaTheme="minorEastAsia"/>
            <w:lang w:val="en-US" w:eastAsia="en-US"/>
          </w:rPr>
          <w:delText>artifacts</w:delText>
        </w:r>
        <w:r w:rsidDel="002E038D">
          <w:rPr>
            <w:rFonts w:eastAsiaTheme="minorEastAsia"/>
            <w:lang w:val="en-US" w:eastAsia="en-US"/>
          </w:rPr>
          <w:delText xml:space="preserve"> </w:delText>
        </w:r>
      </w:del>
      <w:ins w:id="203" w:author="Lloyd McKenzie" w:date="2013-06-03T09:23:00Z">
        <w:r w:rsidR="002E038D">
          <w:rPr>
            <w:rFonts w:eastAsiaTheme="minorEastAsia"/>
            <w:lang w:val="en-US" w:eastAsia="en-US"/>
          </w:rPr>
          <w:t xml:space="preserve">representations </w:t>
        </w:r>
      </w:ins>
      <w:r>
        <w:rPr>
          <w:rFonts w:eastAsiaTheme="minorEastAsia"/>
          <w:lang w:val="en-US" w:eastAsia="en-US"/>
        </w:rPr>
        <w:t>you will see for each resource in the specification</w:t>
      </w:r>
    </w:p>
    <w:p w14:paraId="28E0A172" w14:textId="227C64EA" w:rsidR="000A4D9E" w:rsidRDefault="0062407E" w:rsidP="00314EB8">
      <w:pPr>
        <w:ind w:left="644"/>
        <w:rPr>
          <w:rFonts w:eastAsiaTheme="minorEastAsia"/>
          <w:lang w:val="en-US" w:eastAsia="en-US"/>
        </w:rPr>
      </w:pPr>
      <w:r w:rsidRPr="0062407E">
        <w:rPr>
          <w:rFonts w:eastAsiaTheme="minorEastAsia"/>
          <w:b/>
          <w:lang w:val="en-US" w:eastAsia="en-US"/>
        </w:rPr>
        <w:t xml:space="preserve">1. </w:t>
      </w:r>
      <w:r w:rsidR="004464D7" w:rsidRPr="0062407E">
        <w:rPr>
          <w:rFonts w:eastAsiaTheme="minorEastAsia"/>
          <w:b/>
          <w:lang w:val="en-US" w:eastAsia="en-US"/>
        </w:rPr>
        <w:t xml:space="preserve">A </w:t>
      </w:r>
      <w:r w:rsidR="000A4D9E" w:rsidRPr="0062407E">
        <w:rPr>
          <w:rFonts w:eastAsiaTheme="minorEastAsia"/>
          <w:b/>
          <w:lang w:val="en-US" w:eastAsia="en-US"/>
        </w:rPr>
        <w:t>UML diagram</w:t>
      </w:r>
      <w:r w:rsidR="004464D7" w:rsidRPr="0062407E">
        <w:rPr>
          <w:rFonts w:eastAsiaTheme="minorEastAsia"/>
          <w:b/>
          <w:lang w:val="en-US" w:eastAsia="en-US"/>
        </w:rPr>
        <w:t xml:space="preserve"> of the resource</w:t>
      </w:r>
      <w:r w:rsidR="004464D7" w:rsidRPr="00314EB8">
        <w:rPr>
          <w:rFonts w:eastAsiaTheme="minorEastAsia"/>
          <w:lang w:val="en-US" w:eastAsia="en-US"/>
        </w:rPr>
        <w:t>.</w:t>
      </w:r>
    </w:p>
    <w:p w14:paraId="471A48B0" w14:textId="6E823426" w:rsidR="00314EB8" w:rsidRPr="00314EB8" w:rsidRDefault="0062407E" w:rsidP="00314EB8">
      <w:pPr>
        <w:ind w:left="644"/>
        <w:rPr>
          <w:rFonts w:eastAsiaTheme="minorEastAsia"/>
          <w:lang w:val="en-US" w:eastAsia="en-US"/>
        </w:rPr>
      </w:pPr>
      <w:r>
        <w:rPr>
          <w:rFonts w:eastAsiaTheme="minorEastAsia"/>
          <w:noProof/>
          <w:lang w:val="en-CA" w:eastAsia="en-CA"/>
        </w:rPr>
        <w:drawing>
          <wp:inline distT="0" distB="0" distL="0" distR="0" wp14:anchorId="14177AA9" wp14:editId="6742DBE0">
            <wp:extent cx="4960620" cy="3197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7 at 2.35.07 PM.png"/>
                    <pic:cNvPicPr/>
                  </pic:nvPicPr>
                  <pic:blipFill>
                    <a:blip r:embed="rId31">
                      <a:extLst>
                        <a:ext uri="{28A0092B-C50C-407E-A947-70E740481C1C}">
                          <a14:useLocalDpi xmlns:a14="http://schemas.microsoft.com/office/drawing/2010/main" val="0"/>
                        </a:ext>
                      </a:extLst>
                    </a:blip>
                    <a:stretch>
                      <a:fillRect/>
                    </a:stretch>
                  </pic:blipFill>
                  <pic:spPr>
                    <a:xfrm>
                      <a:off x="0" y="0"/>
                      <a:ext cx="4960620" cy="3197860"/>
                    </a:xfrm>
                    <a:prstGeom prst="rect">
                      <a:avLst/>
                    </a:prstGeom>
                  </pic:spPr>
                </pic:pic>
              </a:graphicData>
            </a:graphic>
          </wp:inline>
        </w:drawing>
      </w:r>
    </w:p>
    <w:p w14:paraId="2071476F" w14:textId="55B79E75" w:rsidR="002E038D" w:rsidRDefault="002E038D" w:rsidP="002E038D">
      <w:pPr>
        <w:ind w:left="644"/>
        <w:rPr>
          <w:ins w:id="204" w:author="Lloyd McKenzie" w:date="2013-06-03T09:25:00Z"/>
        </w:rPr>
      </w:pPr>
      <w:ins w:id="205" w:author="Lloyd McKenzie" w:date="2013-06-03T09:23:00Z">
        <w:r>
          <w:t xml:space="preserve">The “root” of the resource is </w:t>
        </w:r>
      </w:ins>
      <w:ins w:id="206" w:author="Lloyd McKenzie" w:date="2013-06-03T09:24:00Z">
        <w:r>
          <w:t>the class denoted</w:t>
        </w:r>
      </w:ins>
      <w:ins w:id="207" w:author="Lloyd McKenzie" w:date="2013-06-03T09:23:00Z">
        <w:r>
          <w:t xml:space="preserve"> with an orange </w:t>
        </w:r>
      </w:ins>
      <w:ins w:id="208" w:author="Lloyd McKenzie" w:date="2013-06-03T09:24:00Z">
        <w:r>
          <w:t>“R”.  Each element is represented as an attribute indicating its data type(s) and cardinality.  Complex elements (those with nested sub-elements) are represented as associations to other component classes.</w:t>
        </w:r>
      </w:ins>
    </w:p>
    <w:p w14:paraId="35CF8152" w14:textId="77777777" w:rsidR="0062407E" w:rsidRDefault="0062407E" w:rsidP="00314EB8">
      <w:pPr>
        <w:ind w:left="644"/>
        <w:rPr>
          <w:rFonts w:eastAsiaTheme="minorEastAsia"/>
          <w:lang w:val="en-US" w:eastAsia="en-US"/>
        </w:rPr>
      </w:pPr>
      <w:r w:rsidRPr="0062407E">
        <w:rPr>
          <w:rFonts w:eastAsiaTheme="minorEastAsia"/>
          <w:b/>
          <w:lang w:val="en-US" w:eastAsia="en-US"/>
        </w:rPr>
        <w:t xml:space="preserve">2. </w:t>
      </w:r>
      <w:r w:rsidR="004464D7" w:rsidRPr="0062407E">
        <w:rPr>
          <w:rFonts w:eastAsiaTheme="minorEastAsia"/>
          <w:b/>
          <w:lang w:val="en-US" w:eastAsia="en-US"/>
        </w:rPr>
        <w:t>A s</w:t>
      </w:r>
      <w:r w:rsidR="000A4D9E" w:rsidRPr="0062407E">
        <w:rPr>
          <w:rFonts w:eastAsiaTheme="minorEastAsia"/>
          <w:b/>
          <w:lang w:val="en-US" w:eastAsia="en-US"/>
        </w:rPr>
        <w:t>imple pseudo-XML syntax</w:t>
      </w:r>
      <w:r w:rsidR="004464D7" w:rsidRPr="00314EB8">
        <w:rPr>
          <w:rFonts w:eastAsiaTheme="minorEastAsia"/>
          <w:lang w:val="en-US" w:eastAsia="en-US"/>
        </w:rPr>
        <w:t xml:space="preserve">. </w:t>
      </w:r>
    </w:p>
    <w:p w14:paraId="7432E964" w14:textId="667E0CDB" w:rsidR="001F55F0" w:rsidRDefault="001F55F0" w:rsidP="001F55F0">
      <w:pPr>
        <w:ind w:left="644"/>
      </w:pPr>
      <w:r>
        <w:t>The screenshot below shows the definition for an Observation resource (refer to the specification (</w:t>
      </w:r>
      <w:hyperlink r:id="rId32" w:history="1">
        <w:r w:rsidRPr="006F6AB9">
          <w:rPr>
            <w:rStyle w:val="Hyperlink"/>
          </w:rPr>
          <w:t>http://hl7.org/implement/standards/fhir/observation.htm</w:t>
        </w:r>
      </w:hyperlink>
      <w:r>
        <w:t xml:space="preserve"> ) for the full definition (which may be different to this one by the time you read it). This image is the ‘pseudo-xml’ type of image – which is actually very close to </w:t>
      </w:r>
      <w:r>
        <w:lastRenderedPageBreak/>
        <w:t>what an actual instance will look like.</w:t>
      </w:r>
      <w:ins w:id="209" w:author="Lloyd McKenzie" w:date="2013-06-03T09:25:00Z">
        <w:r w:rsidR="000549C7">
          <w:t xml:space="preserve">  Copying and pasting this pseudo-XML into an XML editor will give a head start </w:t>
        </w:r>
      </w:ins>
      <w:ins w:id="210" w:author="Lloyd McKenzie" w:date="2013-06-03T09:26:00Z">
        <w:r w:rsidR="000549C7">
          <w:t>to creating instances.</w:t>
        </w:r>
      </w:ins>
    </w:p>
    <w:p w14:paraId="5E92BFAA" w14:textId="77777777" w:rsidR="001F55F0" w:rsidRPr="00314EB8" w:rsidRDefault="001F55F0" w:rsidP="001F55F0">
      <w:pPr>
        <w:ind w:left="644"/>
        <w:rPr>
          <w:rFonts w:eastAsiaTheme="minorEastAsia"/>
          <w:lang w:val="en-US" w:eastAsia="en-US"/>
        </w:rPr>
      </w:pPr>
      <w:r w:rsidRPr="00314EB8">
        <w:rPr>
          <w:rFonts w:eastAsiaTheme="minorEastAsia"/>
          <w:lang w:val="en-US" w:eastAsia="en-US"/>
        </w:rPr>
        <w:t>The diagram show</w:t>
      </w:r>
      <w:r>
        <w:rPr>
          <w:rFonts w:eastAsiaTheme="minorEastAsia"/>
          <w:lang w:val="en-US" w:eastAsia="en-US"/>
        </w:rPr>
        <w:t>s the multiplicity and datatypes</w:t>
      </w:r>
      <w:r w:rsidRPr="00314EB8">
        <w:rPr>
          <w:rFonts w:eastAsiaTheme="minorEastAsia"/>
          <w:lang w:val="en-US" w:eastAsia="en-US"/>
        </w:rPr>
        <w:t xml:space="preserve"> for each resource element, and the datatype</w:t>
      </w:r>
      <w:r>
        <w:rPr>
          <w:rFonts w:eastAsiaTheme="minorEastAsia"/>
          <w:lang w:val="en-US" w:eastAsia="en-US"/>
        </w:rPr>
        <w:t>s</w:t>
      </w:r>
      <w:r w:rsidRPr="00314EB8">
        <w:rPr>
          <w:rFonts w:eastAsiaTheme="minorEastAsia"/>
          <w:lang w:val="en-US" w:eastAsia="en-US"/>
        </w:rPr>
        <w:t xml:space="preserve"> are hyperlinked to the</w:t>
      </w:r>
      <w:r>
        <w:rPr>
          <w:rFonts w:eastAsiaTheme="minorEastAsia"/>
          <w:lang w:val="en-US" w:eastAsia="en-US"/>
        </w:rPr>
        <w:t>ir</w:t>
      </w:r>
      <w:r w:rsidRPr="00314EB8">
        <w:rPr>
          <w:rFonts w:eastAsiaTheme="minorEastAsia"/>
          <w:lang w:val="en-US" w:eastAsia="en-US"/>
        </w:rPr>
        <w:t xml:space="preserve"> definition </w:t>
      </w:r>
      <w:r>
        <w:rPr>
          <w:rFonts w:eastAsiaTheme="minorEastAsia"/>
          <w:lang w:val="en-US" w:eastAsia="en-US"/>
        </w:rPr>
        <w:t>in the specification</w:t>
      </w:r>
      <w:r w:rsidRPr="00314EB8">
        <w:rPr>
          <w:rFonts w:eastAsiaTheme="minorEastAsia"/>
          <w:lang w:val="en-US" w:eastAsia="en-US"/>
        </w:rPr>
        <w:t>. Also, the simplified ‘1 line’ description for each elements is hyperlinked to the more compete definition.</w:t>
      </w:r>
    </w:p>
    <w:p w14:paraId="2E892665" w14:textId="27A1713F" w:rsidR="001F55F0" w:rsidDel="000549C7" w:rsidRDefault="001F55F0" w:rsidP="001F55F0">
      <w:pPr>
        <w:rPr>
          <w:del w:id="211" w:author="Lloyd McKenzie" w:date="2013-06-03T09:25:00Z"/>
        </w:rPr>
      </w:pPr>
    </w:p>
    <w:p w14:paraId="603095EA" w14:textId="26D40315" w:rsidR="001F55F0" w:rsidDel="000549C7" w:rsidRDefault="001F55F0" w:rsidP="001F55F0">
      <w:pPr>
        <w:rPr>
          <w:del w:id="212" w:author="Lloyd McKenzie" w:date="2013-06-03T09:25:00Z"/>
        </w:rPr>
      </w:pPr>
    </w:p>
    <w:p w14:paraId="42F42420" w14:textId="2508CD88" w:rsidR="001F55F0" w:rsidDel="000549C7" w:rsidRDefault="001F55F0" w:rsidP="001F55F0">
      <w:pPr>
        <w:rPr>
          <w:del w:id="213" w:author="Lloyd McKenzie" w:date="2013-06-03T09:25:00Z"/>
        </w:rPr>
      </w:pPr>
    </w:p>
    <w:p w14:paraId="2B1AAB9B" w14:textId="77777777" w:rsidR="001F55F0" w:rsidRDefault="001F55F0" w:rsidP="001F55F0">
      <w:r>
        <w:rPr>
          <w:noProof/>
          <w:lang w:val="en-CA" w:eastAsia="en-CA"/>
        </w:rPr>
        <w:drawing>
          <wp:inline distT="0" distB="0" distL="0" distR="0" wp14:anchorId="1D86DD6A" wp14:editId="4E6EE3A0">
            <wp:extent cx="5270500" cy="37084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5-16 at 10.31.13 AM.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708400"/>
                    </a:xfrm>
                    <a:prstGeom prst="rect">
                      <a:avLst/>
                    </a:prstGeom>
                  </pic:spPr>
                </pic:pic>
              </a:graphicData>
            </a:graphic>
          </wp:inline>
        </w:drawing>
      </w:r>
    </w:p>
    <w:p w14:paraId="393613D4" w14:textId="794EE240" w:rsidR="001F55F0" w:rsidRPr="0049192A" w:rsidDel="000549C7" w:rsidRDefault="001F55F0" w:rsidP="001F55F0">
      <w:pPr>
        <w:rPr>
          <w:del w:id="214" w:author="Lloyd McKenzie" w:date="2013-06-03T09:26:00Z"/>
        </w:rPr>
      </w:pPr>
    </w:p>
    <w:p w14:paraId="6AA38088" w14:textId="363C9FF8" w:rsidR="001F55F0" w:rsidDel="000549C7" w:rsidRDefault="001F55F0" w:rsidP="001F55F0">
      <w:pPr>
        <w:rPr>
          <w:del w:id="215" w:author="Lloyd McKenzie" w:date="2013-06-03T09:26:00Z"/>
        </w:rPr>
      </w:pPr>
    </w:p>
    <w:p w14:paraId="193828AC" w14:textId="64D011F5" w:rsidR="001F55F0" w:rsidDel="000549C7" w:rsidRDefault="001F55F0" w:rsidP="00314EB8">
      <w:pPr>
        <w:ind w:left="644"/>
        <w:rPr>
          <w:del w:id="216" w:author="Lloyd McKenzie" w:date="2013-06-03T09:26:00Z"/>
          <w:rFonts w:eastAsiaTheme="minorEastAsia"/>
          <w:lang w:val="en-US" w:eastAsia="en-US"/>
        </w:rPr>
      </w:pPr>
    </w:p>
    <w:p w14:paraId="1A7D02C9" w14:textId="0FCB81BE" w:rsidR="001F55F0" w:rsidDel="000549C7" w:rsidRDefault="001F55F0" w:rsidP="00314EB8">
      <w:pPr>
        <w:ind w:left="644"/>
        <w:rPr>
          <w:del w:id="217" w:author="Lloyd McKenzie" w:date="2013-06-03T09:26:00Z"/>
          <w:rFonts w:eastAsiaTheme="minorEastAsia"/>
          <w:lang w:val="en-US" w:eastAsia="en-US"/>
        </w:rPr>
      </w:pPr>
    </w:p>
    <w:p w14:paraId="48E0AA9E" w14:textId="0D4E86FA" w:rsidR="001F55F0" w:rsidDel="000549C7" w:rsidRDefault="001F55F0" w:rsidP="00314EB8">
      <w:pPr>
        <w:ind w:left="644"/>
        <w:rPr>
          <w:del w:id="218" w:author="Lloyd McKenzie" w:date="2013-06-03T09:26:00Z"/>
          <w:rFonts w:eastAsiaTheme="minorEastAsia"/>
          <w:lang w:val="en-US" w:eastAsia="en-US"/>
        </w:rPr>
      </w:pPr>
    </w:p>
    <w:p w14:paraId="3AECA203" w14:textId="236A99C1" w:rsidR="0062407E" w:rsidRDefault="007B2AC6" w:rsidP="00314EB8">
      <w:pPr>
        <w:ind w:left="644"/>
        <w:rPr>
          <w:rFonts w:eastAsiaTheme="minorEastAsia"/>
          <w:lang w:val="en-US" w:eastAsia="en-US"/>
        </w:rPr>
      </w:pPr>
      <w:r>
        <w:rPr>
          <w:rFonts w:eastAsiaTheme="minorEastAsia"/>
          <w:b/>
          <w:lang w:val="en-US" w:eastAsia="en-US"/>
        </w:rPr>
        <w:t>3</w:t>
      </w:r>
      <w:r w:rsidR="0062407E">
        <w:rPr>
          <w:rFonts w:eastAsiaTheme="minorEastAsia"/>
          <w:b/>
          <w:lang w:val="en-US" w:eastAsia="en-US"/>
        </w:rPr>
        <w:t xml:space="preserve">. </w:t>
      </w:r>
      <w:r w:rsidR="003C4F00" w:rsidRPr="0062407E">
        <w:rPr>
          <w:rFonts w:eastAsiaTheme="minorEastAsia"/>
          <w:b/>
          <w:lang w:val="en-US" w:eastAsia="en-US"/>
        </w:rPr>
        <w:t>General n</w:t>
      </w:r>
      <w:r w:rsidR="000A4D9E" w:rsidRPr="0062407E">
        <w:rPr>
          <w:rFonts w:eastAsiaTheme="minorEastAsia"/>
          <w:b/>
          <w:lang w:val="en-US" w:eastAsia="en-US"/>
        </w:rPr>
        <w:t>otes</w:t>
      </w:r>
      <w:r w:rsidR="003C4F00" w:rsidRPr="00314EB8">
        <w:rPr>
          <w:rFonts w:eastAsiaTheme="minorEastAsia"/>
          <w:lang w:val="en-US" w:eastAsia="en-US"/>
        </w:rPr>
        <w:t xml:space="preserve"> </w:t>
      </w:r>
    </w:p>
    <w:p w14:paraId="2F9D14A5" w14:textId="24F29D6E" w:rsidR="000A4D9E" w:rsidRPr="00314EB8" w:rsidRDefault="0062407E" w:rsidP="00314EB8">
      <w:pPr>
        <w:ind w:left="644"/>
        <w:rPr>
          <w:rFonts w:eastAsiaTheme="minorEastAsia"/>
          <w:lang w:val="en-US" w:eastAsia="en-US"/>
        </w:rPr>
      </w:pPr>
      <w:r>
        <w:rPr>
          <w:rFonts w:eastAsiaTheme="minorEastAsia"/>
          <w:lang w:val="en-US" w:eastAsia="en-US"/>
        </w:rPr>
        <w:t>These describe the purpose and scope of the resource</w:t>
      </w:r>
      <w:del w:id="219" w:author="Lloyd McKenzie" w:date="2013-06-03T09:26:00Z">
        <w:r w:rsidDel="000549C7">
          <w:rPr>
            <w:rFonts w:eastAsiaTheme="minorEastAsia"/>
            <w:lang w:val="en-US" w:eastAsia="en-US"/>
          </w:rPr>
          <w:delText>,</w:delText>
        </w:r>
      </w:del>
      <w:r>
        <w:rPr>
          <w:rFonts w:eastAsiaTheme="minorEastAsia"/>
          <w:lang w:val="en-US" w:eastAsia="en-US"/>
        </w:rPr>
        <w:t xml:space="preserve"> and any other pertinent notes.</w:t>
      </w:r>
    </w:p>
    <w:p w14:paraId="0A8E54B0" w14:textId="57D124D7" w:rsidR="0062407E" w:rsidRPr="0062407E" w:rsidRDefault="00825B8C" w:rsidP="00314EB8">
      <w:pPr>
        <w:ind w:left="644"/>
        <w:rPr>
          <w:rFonts w:eastAsiaTheme="minorEastAsia"/>
          <w:b/>
          <w:lang w:val="en-US" w:eastAsia="en-US"/>
        </w:rPr>
      </w:pPr>
      <w:r>
        <w:rPr>
          <w:rFonts w:eastAsiaTheme="minorEastAsia"/>
          <w:b/>
          <w:lang w:val="en-US" w:eastAsia="en-US"/>
        </w:rPr>
        <w:t>4</w:t>
      </w:r>
      <w:r w:rsidR="0062407E" w:rsidRPr="0062407E">
        <w:rPr>
          <w:rFonts w:eastAsiaTheme="minorEastAsia"/>
          <w:b/>
          <w:lang w:val="en-US" w:eastAsia="en-US"/>
        </w:rPr>
        <w:t xml:space="preserve">. </w:t>
      </w:r>
      <w:r w:rsidR="000A4D9E" w:rsidRPr="0062407E">
        <w:rPr>
          <w:rFonts w:eastAsiaTheme="minorEastAsia"/>
          <w:b/>
          <w:lang w:val="en-US" w:eastAsia="en-US"/>
        </w:rPr>
        <w:t xml:space="preserve">Search </w:t>
      </w:r>
      <w:r w:rsidR="003F3D89" w:rsidRPr="0062407E">
        <w:rPr>
          <w:rFonts w:eastAsiaTheme="minorEastAsia"/>
          <w:b/>
          <w:lang w:val="en-US" w:eastAsia="en-US"/>
        </w:rPr>
        <w:t>Parameters</w:t>
      </w:r>
      <w:r w:rsidR="003C4F00" w:rsidRPr="0062407E">
        <w:rPr>
          <w:rFonts w:eastAsiaTheme="minorEastAsia"/>
          <w:b/>
          <w:lang w:val="en-US" w:eastAsia="en-US"/>
        </w:rPr>
        <w:t xml:space="preserve"> </w:t>
      </w:r>
    </w:p>
    <w:p w14:paraId="6F0BC36A" w14:textId="3FF43313" w:rsidR="0062407E" w:rsidRDefault="0062407E" w:rsidP="00314EB8">
      <w:pPr>
        <w:ind w:left="644"/>
        <w:rPr>
          <w:rFonts w:eastAsiaTheme="minorEastAsia"/>
          <w:lang w:val="en-US" w:eastAsia="en-US"/>
        </w:rPr>
      </w:pPr>
      <w:r>
        <w:rPr>
          <w:rFonts w:eastAsiaTheme="minorEastAsia"/>
          <w:lang w:val="en-US" w:eastAsia="en-US"/>
        </w:rPr>
        <w:t xml:space="preserve">Each resource defines the search parameters that </w:t>
      </w:r>
      <w:commentRangeStart w:id="220"/>
      <w:r>
        <w:rPr>
          <w:rFonts w:eastAsiaTheme="minorEastAsia"/>
          <w:lang w:val="en-US" w:eastAsia="en-US"/>
        </w:rPr>
        <w:t xml:space="preserve">‘makes sense’ </w:t>
      </w:r>
      <w:commentRangeEnd w:id="220"/>
      <w:r w:rsidR="000549C7">
        <w:rPr>
          <w:rStyle w:val="CommentReference"/>
        </w:rPr>
        <w:commentReference w:id="220"/>
      </w:r>
      <w:r>
        <w:rPr>
          <w:rFonts w:eastAsiaTheme="minorEastAsia"/>
          <w:lang w:val="en-US" w:eastAsia="en-US"/>
        </w:rPr>
        <w:t xml:space="preserve">for that resource. </w:t>
      </w:r>
      <w:r w:rsidR="003C4F00" w:rsidRPr="00314EB8">
        <w:rPr>
          <w:rFonts w:eastAsiaTheme="minorEastAsia"/>
          <w:lang w:val="en-US" w:eastAsia="en-US"/>
        </w:rPr>
        <w:t xml:space="preserve">There is no requirement that a FHIR server should support all </w:t>
      </w:r>
      <w:r w:rsidR="003F3D89" w:rsidRPr="00314EB8">
        <w:rPr>
          <w:rFonts w:eastAsiaTheme="minorEastAsia"/>
          <w:lang w:val="en-US" w:eastAsia="en-US"/>
        </w:rPr>
        <w:t>search parameters</w:t>
      </w:r>
      <w:ins w:id="221" w:author="Lloyd McKenzie" w:date="2013-06-03T09:40:00Z">
        <w:r w:rsidR="00716B13">
          <w:rPr>
            <w:rFonts w:eastAsiaTheme="minorEastAsia"/>
            <w:lang w:val="en-US" w:eastAsia="en-US"/>
          </w:rPr>
          <w:t>.</w:t>
        </w:r>
      </w:ins>
      <w:r w:rsidR="003C4F00" w:rsidRPr="00314EB8">
        <w:rPr>
          <w:rFonts w:eastAsiaTheme="minorEastAsia"/>
          <w:lang w:val="en-US" w:eastAsia="en-US"/>
        </w:rPr>
        <w:t xml:space="preserve"> </w:t>
      </w:r>
      <w:del w:id="222" w:author="Lloyd McKenzie" w:date="2013-06-03T09:40:00Z">
        <w:r w:rsidR="003C4F00" w:rsidRPr="00314EB8" w:rsidDel="00716B13">
          <w:rPr>
            <w:rFonts w:eastAsiaTheme="minorEastAsia"/>
            <w:lang w:val="en-US" w:eastAsia="en-US"/>
          </w:rPr>
          <w:delText>– and it</w:delText>
        </w:r>
      </w:del>
      <w:ins w:id="223" w:author="Lloyd McKenzie" w:date="2013-06-03T09:40:00Z">
        <w:r w:rsidR="00716B13">
          <w:rPr>
            <w:rFonts w:eastAsiaTheme="minorEastAsia"/>
            <w:lang w:val="en-US" w:eastAsia="en-US"/>
          </w:rPr>
          <w:t>Systems</w:t>
        </w:r>
      </w:ins>
      <w:r w:rsidR="003C4F00" w:rsidRPr="00314EB8">
        <w:rPr>
          <w:rFonts w:eastAsiaTheme="minorEastAsia"/>
          <w:lang w:val="en-US" w:eastAsia="en-US"/>
        </w:rPr>
        <w:t xml:space="preserve"> can use the conformance statement </w:t>
      </w:r>
      <w:r w:rsidR="00825B8C">
        <w:rPr>
          <w:rFonts w:eastAsiaTheme="minorEastAsia"/>
          <w:lang w:val="en-US" w:eastAsia="en-US"/>
        </w:rPr>
        <w:t xml:space="preserve">(page </w:t>
      </w:r>
      <w:r w:rsidR="00825B8C">
        <w:rPr>
          <w:rFonts w:eastAsiaTheme="minorEastAsia"/>
          <w:lang w:val="en-US" w:eastAsia="en-US"/>
        </w:rPr>
        <w:fldChar w:fldCharType="begin"/>
      </w:r>
      <w:r w:rsidR="00825B8C">
        <w:rPr>
          <w:rFonts w:eastAsiaTheme="minorEastAsia"/>
          <w:lang w:val="en-US" w:eastAsia="en-US"/>
        </w:rPr>
        <w:instrText xml:space="preserve"> PAGEREF _Ref229039669 \h </w:instrText>
      </w:r>
      <w:r w:rsidR="00825B8C">
        <w:rPr>
          <w:rFonts w:eastAsiaTheme="minorEastAsia"/>
          <w:lang w:val="en-US" w:eastAsia="en-US"/>
        </w:rPr>
      </w:r>
      <w:r w:rsidR="00825B8C">
        <w:rPr>
          <w:rFonts w:eastAsiaTheme="minorEastAsia"/>
          <w:lang w:val="en-US" w:eastAsia="en-US"/>
        </w:rPr>
        <w:fldChar w:fldCharType="separate"/>
      </w:r>
      <w:r w:rsidR="00825B8C">
        <w:rPr>
          <w:rFonts w:eastAsiaTheme="minorEastAsia"/>
          <w:noProof/>
          <w:lang w:val="en-US" w:eastAsia="en-US"/>
        </w:rPr>
        <w:t>43</w:t>
      </w:r>
      <w:r w:rsidR="00825B8C">
        <w:rPr>
          <w:rFonts w:eastAsiaTheme="minorEastAsia"/>
          <w:lang w:val="en-US" w:eastAsia="en-US"/>
        </w:rPr>
        <w:fldChar w:fldCharType="end"/>
      </w:r>
      <w:r w:rsidR="00825B8C">
        <w:rPr>
          <w:rFonts w:eastAsiaTheme="minorEastAsia"/>
          <w:lang w:val="en-US" w:eastAsia="en-US"/>
        </w:rPr>
        <w:t xml:space="preserve">) </w:t>
      </w:r>
      <w:r w:rsidR="003C4F00" w:rsidRPr="00314EB8">
        <w:rPr>
          <w:rFonts w:eastAsiaTheme="minorEastAsia"/>
          <w:lang w:val="en-US" w:eastAsia="en-US"/>
        </w:rPr>
        <w:t xml:space="preserve">and profile </w:t>
      </w:r>
      <w:r w:rsidR="00825B8C">
        <w:rPr>
          <w:rFonts w:eastAsiaTheme="minorEastAsia"/>
          <w:lang w:val="en-US" w:eastAsia="en-US"/>
        </w:rPr>
        <w:t xml:space="preserve">(page </w:t>
      </w:r>
      <w:r w:rsidR="00825B8C">
        <w:rPr>
          <w:rFonts w:eastAsiaTheme="minorEastAsia"/>
          <w:lang w:val="en-US" w:eastAsia="en-US"/>
        </w:rPr>
        <w:fldChar w:fldCharType="begin"/>
      </w:r>
      <w:r w:rsidR="00825B8C">
        <w:rPr>
          <w:rFonts w:eastAsiaTheme="minorEastAsia"/>
          <w:lang w:val="en-US" w:eastAsia="en-US"/>
        </w:rPr>
        <w:instrText xml:space="preserve"> PAGEREF _Ref229039710 \h </w:instrText>
      </w:r>
      <w:r w:rsidR="00825B8C">
        <w:rPr>
          <w:rFonts w:eastAsiaTheme="minorEastAsia"/>
          <w:lang w:val="en-US" w:eastAsia="en-US"/>
        </w:rPr>
      </w:r>
      <w:r w:rsidR="00825B8C">
        <w:rPr>
          <w:rFonts w:eastAsiaTheme="minorEastAsia"/>
          <w:lang w:val="en-US" w:eastAsia="en-US"/>
        </w:rPr>
        <w:fldChar w:fldCharType="separate"/>
      </w:r>
      <w:r w:rsidR="00825B8C">
        <w:rPr>
          <w:rFonts w:eastAsiaTheme="minorEastAsia"/>
          <w:noProof/>
          <w:lang w:val="en-US" w:eastAsia="en-US"/>
        </w:rPr>
        <w:t>25</w:t>
      </w:r>
      <w:r w:rsidR="00825B8C">
        <w:rPr>
          <w:rFonts w:eastAsiaTheme="minorEastAsia"/>
          <w:lang w:val="en-US" w:eastAsia="en-US"/>
        </w:rPr>
        <w:fldChar w:fldCharType="end"/>
      </w:r>
      <w:r w:rsidR="00825B8C">
        <w:rPr>
          <w:rFonts w:eastAsiaTheme="minorEastAsia"/>
          <w:lang w:val="en-US" w:eastAsia="en-US"/>
        </w:rPr>
        <w:t xml:space="preserve">) </w:t>
      </w:r>
      <w:r w:rsidR="003C4F00" w:rsidRPr="00314EB8">
        <w:rPr>
          <w:rFonts w:eastAsiaTheme="minorEastAsia"/>
          <w:lang w:val="en-US" w:eastAsia="en-US"/>
        </w:rPr>
        <w:t xml:space="preserve">to indicate what searches </w:t>
      </w:r>
      <w:del w:id="224" w:author="Lloyd McKenzie" w:date="2013-06-03T09:41:00Z">
        <w:r w:rsidR="003C4F00" w:rsidRPr="00314EB8" w:rsidDel="00716B13">
          <w:rPr>
            <w:rFonts w:eastAsiaTheme="minorEastAsia"/>
            <w:lang w:val="en-US" w:eastAsia="en-US"/>
          </w:rPr>
          <w:delText>it does</w:delText>
        </w:r>
      </w:del>
      <w:ins w:id="225" w:author="Lloyd McKenzie" w:date="2013-06-03T09:41:00Z">
        <w:r w:rsidR="00716B13">
          <w:rPr>
            <w:rFonts w:eastAsiaTheme="minorEastAsia"/>
            <w:lang w:val="en-US" w:eastAsia="en-US"/>
          </w:rPr>
          <w:t>they do</w:t>
        </w:r>
      </w:ins>
      <w:r w:rsidR="003C4F00" w:rsidRPr="00314EB8">
        <w:rPr>
          <w:rFonts w:eastAsiaTheme="minorEastAsia"/>
          <w:lang w:val="en-US" w:eastAsia="en-US"/>
        </w:rPr>
        <w:t xml:space="preserve"> support. </w:t>
      </w:r>
    </w:p>
    <w:p w14:paraId="382DCFD7" w14:textId="6CCCF021" w:rsidR="000A4D9E" w:rsidRPr="00314EB8" w:rsidRDefault="003C4F00" w:rsidP="00314EB8">
      <w:pPr>
        <w:ind w:left="644"/>
        <w:rPr>
          <w:rFonts w:eastAsiaTheme="minorEastAsia"/>
          <w:lang w:val="en-US" w:eastAsia="en-US"/>
        </w:rPr>
      </w:pPr>
      <w:r w:rsidRPr="00314EB8">
        <w:rPr>
          <w:rFonts w:eastAsiaTheme="minorEastAsia"/>
          <w:lang w:val="en-US" w:eastAsia="en-US"/>
        </w:rPr>
        <w:lastRenderedPageBreak/>
        <w:t>Note that there is nothing stopping a FHIR server implementing any search</w:t>
      </w:r>
      <w:r w:rsidR="002C3D87" w:rsidRPr="00314EB8">
        <w:rPr>
          <w:rFonts w:eastAsiaTheme="minorEastAsia"/>
          <w:lang w:val="en-US" w:eastAsia="en-US"/>
        </w:rPr>
        <w:t xml:space="preserve"> parameter </w:t>
      </w:r>
      <w:r w:rsidRPr="00314EB8">
        <w:rPr>
          <w:rFonts w:eastAsiaTheme="minorEastAsia"/>
          <w:lang w:val="en-US" w:eastAsia="en-US"/>
        </w:rPr>
        <w:t>it wants to – but if a particular implementation requires a search not defined here, it is worth contacting the FHIR team to see if it</w:t>
      </w:r>
      <w:r w:rsidR="0062407E">
        <w:rPr>
          <w:rFonts w:eastAsiaTheme="minorEastAsia"/>
          <w:lang w:val="en-US" w:eastAsia="en-US"/>
        </w:rPr>
        <w:t>’s</w:t>
      </w:r>
      <w:r w:rsidRPr="00314EB8">
        <w:rPr>
          <w:rFonts w:eastAsiaTheme="minorEastAsia"/>
          <w:lang w:val="en-US" w:eastAsia="en-US"/>
        </w:rPr>
        <w:t xml:space="preserve"> worth including in the main specification.</w:t>
      </w:r>
    </w:p>
    <w:p w14:paraId="508B3309" w14:textId="51DC1B7F" w:rsidR="000A4D9E" w:rsidRPr="00364AAF" w:rsidRDefault="007B2AC6" w:rsidP="00314EB8">
      <w:pPr>
        <w:ind w:left="644"/>
        <w:rPr>
          <w:rFonts w:eastAsiaTheme="minorEastAsia"/>
          <w:b/>
          <w:lang w:val="en-US" w:eastAsia="en-US"/>
        </w:rPr>
      </w:pPr>
      <w:r>
        <w:rPr>
          <w:rFonts w:eastAsiaTheme="minorEastAsia"/>
          <w:b/>
          <w:lang w:val="en-US" w:eastAsia="en-US"/>
        </w:rPr>
        <w:t>5</w:t>
      </w:r>
      <w:r w:rsidR="00364AAF" w:rsidRPr="00364AAF">
        <w:rPr>
          <w:rFonts w:eastAsiaTheme="minorEastAsia"/>
          <w:b/>
          <w:lang w:val="en-US" w:eastAsia="en-US"/>
        </w:rPr>
        <w:t>. Terminology Bindings</w:t>
      </w:r>
    </w:p>
    <w:p w14:paraId="43D864AD" w14:textId="5486212F" w:rsidR="00364AAF" w:rsidRDefault="00364AAF" w:rsidP="00314EB8">
      <w:pPr>
        <w:ind w:left="644"/>
        <w:rPr>
          <w:rFonts w:eastAsiaTheme="minorEastAsia"/>
          <w:lang w:val="en-US" w:eastAsia="en-US"/>
        </w:rPr>
      </w:pPr>
      <w:r>
        <w:rPr>
          <w:rFonts w:eastAsiaTheme="minorEastAsia"/>
          <w:lang w:val="en-US" w:eastAsia="en-US"/>
        </w:rPr>
        <w:t xml:space="preserve">When the datatype of a resource is a Code or a CodeableConcept, then it can optionally be ‘bound’ to a particular terminology by the resource designers. </w:t>
      </w:r>
    </w:p>
    <w:p w14:paraId="38B3DD7E" w14:textId="6376F935" w:rsidR="00364AAF" w:rsidRDefault="00364AAF" w:rsidP="00314EB8">
      <w:pPr>
        <w:ind w:left="644"/>
        <w:rPr>
          <w:rFonts w:eastAsiaTheme="minorEastAsia"/>
          <w:lang w:val="en-US" w:eastAsia="en-US"/>
        </w:rPr>
      </w:pPr>
      <w:r>
        <w:rPr>
          <w:rFonts w:eastAsiaTheme="minorEastAsia"/>
          <w:noProof/>
          <w:lang w:val="en-CA" w:eastAsia="en-CA"/>
        </w:rPr>
        <w:drawing>
          <wp:inline distT="0" distB="0" distL="0" distR="0" wp14:anchorId="664341F7" wp14:editId="3DF68E74">
            <wp:extent cx="4846320" cy="4940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7 at 2.42.37 PM.png"/>
                    <pic:cNvPicPr/>
                  </pic:nvPicPr>
                  <pic:blipFill>
                    <a:blip r:embed="rId34">
                      <a:extLst>
                        <a:ext uri="{28A0092B-C50C-407E-A947-70E740481C1C}">
                          <a14:useLocalDpi xmlns:a14="http://schemas.microsoft.com/office/drawing/2010/main" val="0"/>
                        </a:ext>
                      </a:extLst>
                    </a:blip>
                    <a:stretch>
                      <a:fillRect/>
                    </a:stretch>
                  </pic:blipFill>
                  <pic:spPr>
                    <a:xfrm>
                      <a:off x="0" y="0"/>
                      <a:ext cx="4846320" cy="494030"/>
                    </a:xfrm>
                    <a:prstGeom prst="rect">
                      <a:avLst/>
                    </a:prstGeom>
                  </pic:spPr>
                </pic:pic>
              </a:graphicData>
            </a:graphic>
          </wp:inline>
        </w:drawing>
      </w:r>
    </w:p>
    <w:p w14:paraId="6745074F" w14:textId="585C5A4D" w:rsidR="00364AAF" w:rsidRDefault="00C40F77" w:rsidP="00314EB8">
      <w:pPr>
        <w:ind w:left="644"/>
        <w:rPr>
          <w:rFonts w:eastAsiaTheme="minorEastAsia"/>
          <w:lang w:val="en-US" w:eastAsia="en-US"/>
        </w:rPr>
      </w:pPr>
      <w:r>
        <w:rPr>
          <w:rFonts w:eastAsiaTheme="minorEastAsia"/>
          <w:lang w:val="en-US" w:eastAsia="en-US"/>
        </w:rPr>
        <w:t>The strength of the binding has a couple of options:</w:t>
      </w:r>
    </w:p>
    <w:p w14:paraId="701B0A05" w14:textId="37947B21" w:rsidR="00C40F77" w:rsidRPr="00B70AE5" w:rsidRDefault="00374147" w:rsidP="000E668A">
      <w:pPr>
        <w:pStyle w:val="ListParagraph"/>
        <w:numPr>
          <w:ilvl w:val="0"/>
          <w:numId w:val="36"/>
        </w:numPr>
        <w:rPr>
          <w:rFonts w:eastAsiaTheme="minorEastAsia"/>
          <w:lang w:val="en-US" w:eastAsia="en-US"/>
        </w:rPr>
      </w:pPr>
      <w:r w:rsidRPr="00B70AE5">
        <w:rPr>
          <w:rFonts w:eastAsiaTheme="minorEastAsia"/>
          <w:lang w:val="en-US" w:eastAsia="en-US"/>
        </w:rPr>
        <w:t xml:space="preserve">The first link is the ‘extensibility’ of the binding – whether or not you are able to add terminology codes </w:t>
      </w:r>
      <w:r w:rsidR="00B70AE5" w:rsidRPr="00B70AE5">
        <w:rPr>
          <w:rFonts w:eastAsiaTheme="minorEastAsia"/>
          <w:lang w:val="en-US" w:eastAsia="en-US"/>
        </w:rPr>
        <w:t>to the specified set (think CNE / CWE</w:t>
      </w:r>
      <w:r w:rsidR="00067F71">
        <w:rPr>
          <w:rFonts w:eastAsiaTheme="minorEastAsia"/>
          <w:lang w:val="en-US" w:eastAsia="en-US"/>
        </w:rPr>
        <w:t xml:space="preserve"> described in the </w:t>
      </w:r>
      <w:commentRangeStart w:id="226"/>
      <w:r w:rsidR="00067F71">
        <w:rPr>
          <w:rFonts w:eastAsiaTheme="minorEastAsia"/>
          <w:lang w:val="en-US" w:eastAsia="en-US"/>
        </w:rPr>
        <w:t xml:space="preserve">earlier modules </w:t>
      </w:r>
      <w:commentRangeEnd w:id="226"/>
      <w:r w:rsidR="00067F71">
        <w:rPr>
          <w:rStyle w:val="CommentReference"/>
        </w:rPr>
        <w:commentReference w:id="226"/>
      </w:r>
      <w:r w:rsidR="00067F71">
        <w:rPr>
          <w:rFonts w:eastAsiaTheme="minorEastAsia"/>
          <w:lang w:val="en-US" w:eastAsia="en-US"/>
        </w:rPr>
        <w:t>of this course</w:t>
      </w:r>
      <w:r w:rsidR="00B70AE5" w:rsidRPr="00B70AE5">
        <w:rPr>
          <w:rFonts w:eastAsiaTheme="minorEastAsia"/>
          <w:lang w:val="en-US" w:eastAsia="en-US"/>
        </w:rPr>
        <w:t>)</w:t>
      </w:r>
    </w:p>
    <w:p w14:paraId="3010FF6D" w14:textId="79C8B59C" w:rsidR="00B70AE5" w:rsidRPr="00B70AE5" w:rsidRDefault="00B70AE5" w:rsidP="000E668A">
      <w:pPr>
        <w:pStyle w:val="ListParagraph"/>
        <w:numPr>
          <w:ilvl w:val="0"/>
          <w:numId w:val="36"/>
        </w:numPr>
        <w:rPr>
          <w:rFonts w:eastAsiaTheme="minorEastAsia"/>
          <w:lang w:val="en-US" w:eastAsia="en-US"/>
        </w:rPr>
      </w:pPr>
      <w:r w:rsidRPr="00B70AE5">
        <w:rPr>
          <w:rFonts w:eastAsiaTheme="minorEastAsia"/>
          <w:lang w:val="en-US" w:eastAsia="en-US"/>
        </w:rPr>
        <w:t xml:space="preserve">The second is the conformance – whether you </w:t>
      </w:r>
      <w:r w:rsidRPr="00B70AE5">
        <w:rPr>
          <w:rFonts w:eastAsiaTheme="minorEastAsia"/>
          <w:b/>
          <w:lang w:val="en-US" w:eastAsia="en-US"/>
        </w:rPr>
        <w:t>must</w:t>
      </w:r>
      <w:r w:rsidRPr="00B70AE5">
        <w:rPr>
          <w:rFonts w:eastAsiaTheme="minorEastAsia"/>
          <w:lang w:val="en-US" w:eastAsia="en-US"/>
        </w:rPr>
        <w:t xml:space="preserve"> </w:t>
      </w:r>
      <w:r w:rsidR="00203E72">
        <w:rPr>
          <w:rFonts w:eastAsiaTheme="minorEastAsia"/>
          <w:lang w:val="en-US" w:eastAsia="en-US"/>
        </w:rPr>
        <w:t xml:space="preserve">(SHALL) </w:t>
      </w:r>
      <w:r w:rsidRPr="00B70AE5">
        <w:rPr>
          <w:rFonts w:eastAsiaTheme="minorEastAsia"/>
          <w:lang w:val="en-US" w:eastAsia="en-US"/>
        </w:rPr>
        <w:t>use this set, whether i</w:t>
      </w:r>
      <w:r>
        <w:rPr>
          <w:rFonts w:eastAsiaTheme="minorEastAsia"/>
          <w:lang w:val="en-US" w:eastAsia="en-US"/>
        </w:rPr>
        <w:t>t</w:t>
      </w:r>
      <w:r w:rsidRPr="00B70AE5">
        <w:rPr>
          <w:rFonts w:eastAsiaTheme="minorEastAsia"/>
          <w:lang w:val="en-US" w:eastAsia="en-US"/>
        </w:rPr>
        <w:t xml:space="preserve"> is </w:t>
      </w:r>
      <w:r w:rsidRPr="00B70AE5">
        <w:rPr>
          <w:rFonts w:eastAsiaTheme="minorEastAsia"/>
          <w:b/>
          <w:lang w:val="en-US" w:eastAsia="en-US"/>
        </w:rPr>
        <w:t>suggested</w:t>
      </w:r>
      <w:r w:rsidRPr="00B70AE5">
        <w:rPr>
          <w:rFonts w:eastAsiaTheme="minorEastAsia"/>
          <w:lang w:val="en-US" w:eastAsia="en-US"/>
        </w:rPr>
        <w:t xml:space="preserve"> </w:t>
      </w:r>
      <w:r w:rsidR="00203E72">
        <w:rPr>
          <w:rFonts w:eastAsiaTheme="minorEastAsia"/>
          <w:lang w:val="en-US" w:eastAsia="en-US"/>
        </w:rPr>
        <w:t xml:space="preserve">(SHOULD) </w:t>
      </w:r>
      <w:r w:rsidRPr="00B70AE5">
        <w:rPr>
          <w:rFonts w:eastAsiaTheme="minorEastAsia"/>
          <w:lang w:val="en-US" w:eastAsia="en-US"/>
        </w:rPr>
        <w:t xml:space="preserve">that you use this set, or whether the set is just an </w:t>
      </w:r>
      <w:r w:rsidRPr="00B70AE5">
        <w:rPr>
          <w:rFonts w:eastAsiaTheme="minorEastAsia"/>
          <w:b/>
          <w:lang w:val="en-US" w:eastAsia="en-US"/>
        </w:rPr>
        <w:t>example</w:t>
      </w:r>
      <w:r w:rsidR="00203E72">
        <w:rPr>
          <w:rFonts w:eastAsiaTheme="minorEastAsia"/>
          <w:lang w:val="en-US" w:eastAsia="en-US"/>
        </w:rPr>
        <w:t xml:space="preserve"> (MAY)</w:t>
      </w:r>
      <w:r w:rsidRPr="00B70AE5">
        <w:rPr>
          <w:rFonts w:eastAsiaTheme="minorEastAsia"/>
          <w:lang w:val="en-US" w:eastAsia="en-US"/>
        </w:rPr>
        <w:t>.</w:t>
      </w:r>
    </w:p>
    <w:p w14:paraId="36C3BA74" w14:textId="77777777" w:rsidR="00364AAF" w:rsidRPr="00314EB8" w:rsidRDefault="00364AAF" w:rsidP="00314EB8">
      <w:pPr>
        <w:ind w:left="644"/>
        <w:rPr>
          <w:rFonts w:eastAsiaTheme="minorEastAsia"/>
          <w:lang w:val="en-US" w:eastAsia="en-US"/>
        </w:rPr>
      </w:pPr>
    </w:p>
    <w:p w14:paraId="518DE161" w14:textId="1F03B4EE" w:rsidR="002D2627" w:rsidRPr="002D2627" w:rsidRDefault="007B2AC6" w:rsidP="00314EB8">
      <w:pPr>
        <w:ind w:left="644"/>
        <w:rPr>
          <w:rFonts w:eastAsiaTheme="minorEastAsia"/>
          <w:b/>
          <w:lang w:val="en-US" w:eastAsia="en-US"/>
        </w:rPr>
      </w:pPr>
      <w:r>
        <w:rPr>
          <w:rFonts w:eastAsiaTheme="minorEastAsia"/>
          <w:b/>
          <w:lang w:val="en-US" w:eastAsia="en-US"/>
        </w:rPr>
        <w:t>6</w:t>
      </w:r>
      <w:r w:rsidR="002D2627" w:rsidRPr="002D2627">
        <w:rPr>
          <w:rFonts w:eastAsiaTheme="minorEastAsia"/>
          <w:b/>
          <w:lang w:val="en-US" w:eastAsia="en-US"/>
        </w:rPr>
        <w:t xml:space="preserve">. </w:t>
      </w:r>
      <w:r w:rsidR="000A4D9E" w:rsidRPr="002D2627">
        <w:rPr>
          <w:rFonts w:eastAsiaTheme="minorEastAsia"/>
          <w:b/>
          <w:lang w:val="en-US" w:eastAsia="en-US"/>
        </w:rPr>
        <w:t>Example instance</w:t>
      </w:r>
    </w:p>
    <w:p w14:paraId="0731C880" w14:textId="2EA2360B" w:rsidR="000A4D9E" w:rsidRDefault="00067F71" w:rsidP="00314EB8">
      <w:pPr>
        <w:ind w:left="644"/>
        <w:rPr>
          <w:rFonts w:eastAsiaTheme="minorEastAsia"/>
          <w:lang w:val="en-US" w:eastAsia="en-US"/>
        </w:rPr>
      </w:pPr>
      <w:r>
        <w:rPr>
          <w:rFonts w:eastAsiaTheme="minorEastAsia"/>
          <w:lang w:val="en-US" w:eastAsia="en-US"/>
        </w:rPr>
        <w:t>The authors</w:t>
      </w:r>
      <w:r w:rsidR="00AF721F" w:rsidRPr="00314EB8">
        <w:rPr>
          <w:rFonts w:eastAsiaTheme="minorEastAsia"/>
          <w:lang w:val="en-US" w:eastAsia="en-US"/>
        </w:rPr>
        <w:t xml:space="preserve"> aim for at least 2 examples – in both xml &amp; json for each resource.</w:t>
      </w:r>
      <w:r w:rsidR="002D2627">
        <w:rPr>
          <w:rFonts w:eastAsiaTheme="minorEastAsia"/>
          <w:lang w:val="en-US" w:eastAsia="en-US"/>
        </w:rPr>
        <w:t xml:space="preserve"> These examples are validated during the build process to make sure that they match the specification.</w:t>
      </w:r>
    </w:p>
    <w:p w14:paraId="61793A02" w14:textId="42799BBF" w:rsidR="002D2627" w:rsidRPr="00314EB8" w:rsidRDefault="002D2627" w:rsidP="00314EB8">
      <w:pPr>
        <w:ind w:left="644"/>
        <w:rPr>
          <w:rFonts w:eastAsiaTheme="minorEastAsia"/>
          <w:lang w:val="en-US" w:eastAsia="en-US"/>
        </w:rPr>
      </w:pPr>
      <w:r>
        <w:rPr>
          <w:rFonts w:eastAsiaTheme="minorEastAsia"/>
          <w:lang w:val="en-US" w:eastAsia="en-US"/>
        </w:rPr>
        <w:t>The intention is that eventually there will be examples that show all the possible variations on a resource – or at least the common ones.</w:t>
      </w:r>
    </w:p>
    <w:p w14:paraId="1BE57D04" w14:textId="0DEF283F" w:rsidR="000A4D9E" w:rsidRPr="002D2627" w:rsidRDefault="007B2AC6" w:rsidP="00314EB8">
      <w:pPr>
        <w:ind w:left="644"/>
        <w:rPr>
          <w:rFonts w:eastAsiaTheme="minorEastAsia"/>
          <w:b/>
          <w:lang w:val="en-US" w:eastAsia="en-US"/>
        </w:rPr>
      </w:pPr>
      <w:r>
        <w:rPr>
          <w:rFonts w:eastAsiaTheme="minorEastAsia"/>
          <w:b/>
          <w:lang w:val="en-US" w:eastAsia="en-US"/>
        </w:rPr>
        <w:t>7</w:t>
      </w:r>
      <w:r w:rsidR="002D2627" w:rsidRPr="002D2627">
        <w:rPr>
          <w:rFonts w:eastAsiaTheme="minorEastAsia"/>
          <w:b/>
          <w:lang w:val="en-US" w:eastAsia="en-US"/>
        </w:rPr>
        <w:t xml:space="preserve">. </w:t>
      </w:r>
      <w:r w:rsidR="000A4D9E" w:rsidRPr="002D2627">
        <w:rPr>
          <w:rFonts w:eastAsiaTheme="minorEastAsia"/>
          <w:b/>
          <w:lang w:val="en-US" w:eastAsia="en-US"/>
        </w:rPr>
        <w:t>Schema + Schematron</w:t>
      </w:r>
    </w:p>
    <w:p w14:paraId="413C7144" w14:textId="3B525CC8" w:rsidR="002D2627" w:rsidRPr="00314EB8" w:rsidRDefault="002D2627" w:rsidP="00314EB8">
      <w:pPr>
        <w:ind w:left="644"/>
        <w:rPr>
          <w:rFonts w:eastAsiaTheme="minorEastAsia"/>
          <w:lang w:val="en-US" w:eastAsia="en-US"/>
        </w:rPr>
      </w:pPr>
      <w:r>
        <w:rPr>
          <w:rFonts w:eastAsiaTheme="minorEastAsia"/>
          <w:lang w:val="en-US" w:eastAsia="en-US"/>
        </w:rPr>
        <w:t>Each resource has an XML schema that is specific to that resource (it is buil</w:t>
      </w:r>
      <w:r w:rsidR="00067F71">
        <w:rPr>
          <w:rFonts w:eastAsiaTheme="minorEastAsia"/>
          <w:lang w:val="en-US" w:eastAsia="en-US"/>
        </w:rPr>
        <w:t>t</w:t>
      </w:r>
      <w:r>
        <w:rPr>
          <w:rFonts w:eastAsiaTheme="minorEastAsia"/>
          <w:lang w:val="en-US" w:eastAsia="en-US"/>
        </w:rPr>
        <w:t xml:space="preserve"> automatically also). The schematron assertions are manually entered and displayed in the spec as constraints to cover the rules that cannot be expressed in XML schema. </w:t>
      </w:r>
    </w:p>
    <w:p w14:paraId="304004AD" w14:textId="77777777" w:rsidR="004464D7" w:rsidRDefault="004464D7" w:rsidP="00805E02">
      <w:pPr>
        <w:rPr>
          <w:rFonts w:eastAsiaTheme="minorEastAsia"/>
          <w:lang w:val="en-US" w:eastAsia="en-US"/>
        </w:rPr>
      </w:pPr>
    </w:p>
    <w:p w14:paraId="6AA1EA7B" w14:textId="77777777" w:rsidR="00D82F21" w:rsidRDefault="00D82F21">
      <w:pPr>
        <w:spacing w:after="0"/>
        <w:ind w:left="0"/>
        <w:rPr>
          <w:rFonts w:asciiTheme="majorHAnsi" w:eastAsiaTheme="majorEastAsia" w:hAnsiTheme="majorHAnsi" w:cstheme="majorBidi"/>
          <w:b/>
          <w:bCs/>
          <w:color w:val="4F81BD" w:themeColor="accent1"/>
          <w:sz w:val="24"/>
          <w:szCs w:val="24"/>
          <w:lang w:val="en-US" w:eastAsia="en-US"/>
        </w:rPr>
      </w:pPr>
      <w:r>
        <w:br w:type="page"/>
      </w:r>
    </w:p>
    <w:p w14:paraId="251A9261" w14:textId="156F51CD" w:rsidR="007C3A28" w:rsidRDefault="007C3A28" w:rsidP="007C3A28">
      <w:pPr>
        <w:pStyle w:val="Heading3"/>
      </w:pPr>
      <w:bookmarkStart w:id="227" w:name="_Toc229627714"/>
      <w:r w:rsidRPr="007C3A28">
        <w:lastRenderedPageBreak/>
        <w:t>Key Parts of a resource</w:t>
      </w:r>
      <w:bookmarkEnd w:id="227"/>
    </w:p>
    <w:p w14:paraId="079A95AD" w14:textId="02AAB763" w:rsidR="005F2D21" w:rsidRDefault="005F2D21" w:rsidP="005F2D21">
      <w:r>
        <w:t>A resource has 3 main parts:</w:t>
      </w:r>
    </w:p>
    <w:p w14:paraId="2C799067" w14:textId="03CE586B" w:rsidR="00A00D3B" w:rsidRDefault="005F2D21" w:rsidP="000E668A">
      <w:pPr>
        <w:pStyle w:val="ListParagraph"/>
        <w:numPr>
          <w:ilvl w:val="0"/>
          <w:numId w:val="7"/>
        </w:numPr>
      </w:pPr>
      <w:r>
        <w:t xml:space="preserve">Structured, </w:t>
      </w:r>
      <w:r w:rsidR="00A00D3B">
        <w:t>d</w:t>
      </w:r>
      <w:r>
        <w:t xml:space="preserve">efined data. Otherwise known as the ‘core dataset’ this is the list of elements </w:t>
      </w:r>
      <w:r w:rsidR="00A00D3B">
        <w:t>that appears in the specification, and which all FHIR implementers need to understand. To be included in this dataset, the rule of thumb is that 80% of systems currently support that property.</w:t>
      </w:r>
    </w:p>
    <w:p w14:paraId="4E33EF70" w14:textId="72F7DBCE" w:rsidR="005F2D21" w:rsidRDefault="00A00D3B" w:rsidP="000E668A">
      <w:pPr>
        <w:pStyle w:val="ListParagraph"/>
        <w:numPr>
          <w:ilvl w:val="0"/>
          <w:numId w:val="7"/>
        </w:numPr>
      </w:pPr>
      <w:r>
        <w:t>Any number of extensions. Extensions are described below, but allow an implementer to add an element that is needed by their implementation but is not included in the core data set. This is similar to the v2 ‘Z segment’, but there is a defined extension mechanism to avoid the issues that have occurred with Z segments in version 2.</w:t>
      </w:r>
    </w:p>
    <w:p w14:paraId="29CB8509" w14:textId="2422DECB" w:rsidR="00A00D3B" w:rsidRDefault="00A00D3B" w:rsidP="000E668A">
      <w:pPr>
        <w:pStyle w:val="ListParagraph"/>
        <w:numPr>
          <w:ilvl w:val="0"/>
          <w:numId w:val="7"/>
        </w:numPr>
      </w:pPr>
      <w:r>
        <w:t>The narrative or text section. Described above, this allows a human to safely view a resource.</w:t>
      </w:r>
    </w:p>
    <w:p w14:paraId="5911FBD8" w14:textId="1C521EAB" w:rsidR="003C5039" w:rsidRDefault="003C5039" w:rsidP="003C5039">
      <w:r>
        <w:t>(There is actually a 4</w:t>
      </w:r>
      <w:r w:rsidRPr="003C5039">
        <w:rPr>
          <w:vertAlign w:val="superscript"/>
        </w:rPr>
        <w:t>th</w:t>
      </w:r>
      <w:r>
        <w:t xml:space="preserve"> part that a resource can have – other ‘contained’ resources – but this is an advanced topic and is not discussed further in this </w:t>
      </w:r>
      <w:r w:rsidR="00D82F21">
        <w:t>module</w:t>
      </w:r>
      <w:r>
        <w:t>).</w:t>
      </w:r>
    </w:p>
    <w:p w14:paraId="35B4D36D" w14:textId="4DAA1FE6" w:rsidR="005F2D21" w:rsidRDefault="001C42B9" w:rsidP="005F2D21">
      <w:r>
        <w:t xml:space="preserve">An example </w:t>
      </w:r>
      <w:r w:rsidR="00D82F21">
        <w:t xml:space="preserve">of this is:  </w:t>
      </w:r>
    </w:p>
    <w:p w14:paraId="600B0886" w14:textId="54840667" w:rsidR="005F2D21" w:rsidRDefault="005F2D21" w:rsidP="005F2D21">
      <w:r>
        <w:rPr>
          <w:noProof/>
          <w:lang w:val="en-CA" w:eastAsia="en-CA"/>
        </w:rPr>
        <w:drawing>
          <wp:inline distT="0" distB="0" distL="0" distR="0" wp14:anchorId="67F672FC" wp14:editId="69F7458C">
            <wp:extent cx="5270500" cy="386588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4-22 at 10.38.06 AM.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865880"/>
                    </a:xfrm>
                    <a:prstGeom prst="rect">
                      <a:avLst/>
                    </a:prstGeom>
                  </pic:spPr>
                </pic:pic>
              </a:graphicData>
            </a:graphic>
          </wp:inline>
        </w:drawing>
      </w:r>
    </w:p>
    <w:p w14:paraId="2252E68E" w14:textId="77777777" w:rsidR="005F2D21" w:rsidRDefault="005F2D21" w:rsidP="005F2D21"/>
    <w:p w14:paraId="6163A250" w14:textId="77777777" w:rsidR="005F2D21" w:rsidRDefault="005F2D21" w:rsidP="005F2D21"/>
    <w:p w14:paraId="506CBA21" w14:textId="77777777" w:rsidR="005F2D21" w:rsidRPr="005F2D21" w:rsidRDefault="005F2D21" w:rsidP="005F2D21"/>
    <w:p w14:paraId="31BD510D" w14:textId="62A3C1D6" w:rsidR="007C3A28" w:rsidRDefault="007C3A28" w:rsidP="007C3A28">
      <w:pPr>
        <w:pStyle w:val="Heading4"/>
      </w:pPr>
      <w:r>
        <w:t>Narrative</w:t>
      </w:r>
    </w:p>
    <w:p w14:paraId="4166FA9D" w14:textId="77777777" w:rsidR="00D5422B" w:rsidRDefault="00D5422B" w:rsidP="00D5422B">
      <w:r>
        <w:t xml:space="preserve">The specification states: </w:t>
      </w:r>
    </w:p>
    <w:p w14:paraId="48FD8869" w14:textId="26A9240A" w:rsidR="00D5422B" w:rsidRPr="00BD2302" w:rsidRDefault="00D5422B" w:rsidP="00BD2302">
      <w:pPr>
        <w:ind w:left="720"/>
        <w:rPr>
          <w:i/>
        </w:rPr>
      </w:pPr>
      <w:r w:rsidRPr="00BD2302">
        <w:rPr>
          <w:i/>
        </w:rPr>
        <w:t xml:space="preserve">Every resource SHALL include a human readable narrative that contains a summary of the resource, and may be used to represent the content of the resource to a human. The narrative need not encode all the structured data, but is required to contain sufficient detail to make it "clinically safe" for a </w:t>
      </w:r>
      <w:r w:rsidRPr="00BD2302">
        <w:rPr>
          <w:i/>
        </w:rPr>
        <w:lastRenderedPageBreak/>
        <w:t>human to just read the narrative. Resource definitions may define what content should be represented in the narrative to ensure clinical safety.</w:t>
      </w:r>
    </w:p>
    <w:p w14:paraId="13A0877E" w14:textId="77777777" w:rsidR="00226AB3" w:rsidRDefault="00226AB3" w:rsidP="004F1E02">
      <w:pPr>
        <w:ind w:left="0"/>
      </w:pPr>
    </w:p>
    <w:p w14:paraId="6C985ED9" w14:textId="3AC70477" w:rsidR="007C3A28" w:rsidRDefault="007C3A28" w:rsidP="00F02712">
      <w:pPr>
        <w:pStyle w:val="Heading4"/>
      </w:pPr>
      <w:r>
        <w:t>Core content</w:t>
      </w:r>
    </w:p>
    <w:p w14:paraId="26D5430E" w14:textId="56457DC5" w:rsidR="001F2077" w:rsidRDefault="001F2077" w:rsidP="00D82F21">
      <w:r>
        <w:t>The Core content of the resource are those elements that the responsible committee have determined are currently used by 80% of systems that hold data matching the resource – otherwise known as the 80% rule.</w:t>
      </w:r>
    </w:p>
    <w:p w14:paraId="6E308404" w14:textId="4EFC8906" w:rsidR="001F2077" w:rsidRDefault="001F2077" w:rsidP="00D82F21">
      <w:r>
        <w:t>The purpose of this is to keep the size of the resource to the minimum required to meet the requirements – as opposed to the v3 (and openEhr) concept of a ‘maximal dataset’ – resulting in very bloated resources.</w:t>
      </w:r>
    </w:p>
    <w:p w14:paraId="36009262" w14:textId="79AD1D38" w:rsidR="001F2077" w:rsidRDefault="001F2077" w:rsidP="00D82F21">
      <w:r>
        <w:t xml:space="preserve">Needless to say, this is one of the most hotly contested aspects of resource design. However, it is mitigated to some extent by the ability to defined extensions to cover those elements that a particular </w:t>
      </w:r>
      <w:r w:rsidR="00BE6BB9">
        <w:t>project needs which aren’t in the perceived 80%.</w:t>
      </w:r>
    </w:p>
    <w:p w14:paraId="73418A95" w14:textId="77777777" w:rsidR="00D82F21" w:rsidRPr="00D82F21" w:rsidRDefault="00D82F21" w:rsidP="00D82F21"/>
    <w:p w14:paraId="3F5022BB" w14:textId="274A2547" w:rsidR="007C3A28" w:rsidRDefault="007C3A28" w:rsidP="007C3A28">
      <w:pPr>
        <w:pStyle w:val="Heading4"/>
      </w:pPr>
      <w:r>
        <w:t>Extensions</w:t>
      </w:r>
    </w:p>
    <w:p w14:paraId="12E1FECE" w14:textId="0752552A" w:rsidR="004D4226" w:rsidRDefault="004D4226" w:rsidP="00396C68">
      <w:r>
        <w:t xml:space="preserve">The extension mechanism is what sets FHIR apart from version 3 (and oddly enough closer to version 2). </w:t>
      </w:r>
      <w:r w:rsidR="003B2084">
        <w:t>FHIR has a philosophy of the ‘80%’ – a particular property of a resource is only included in the ‘core’ resource if it is currently being used by 80% of existing systems. Not surprisingly, what is in the 80% is probably the most contentious aspect of FHIR!</w:t>
      </w:r>
    </w:p>
    <w:p w14:paraId="7C99D1F2" w14:textId="0D98E2CD" w:rsidR="003B2084" w:rsidRDefault="003B2084" w:rsidP="00396C68">
      <w:r>
        <w:t xml:space="preserve">Taking </w:t>
      </w:r>
      <w:r w:rsidR="00D82F21">
        <w:t>t</w:t>
      </w:r>
      <w:r>
        <w:t xml:space="preserve">his approach has the advantage that the resources themselves are kept to a manageable size, and much easier to implement that if every requirement from every realm needed to be in every resource. </w:t>
      </w:r>
    </w:p>
    <w:p w14:paraId="2622C7CB" w14:textId="78740960" w:rsidR="003B2084" w:rsidRDefault="003B2084" w:rsidP="00396C68">
      <w:r>
        <w:t xml:space="preserve">However doing so </w:t>
      </w:r>
      <w:r w:rsidR="007948BF">
        <w:t>creates the need for a</w:t>
      </w:r>
      <w:r>
        <w:t xml:space="preserve"> mechanism to allow a particular realm to add </w:t>
      </w:r>
      <w:r w:rsidR="007948BF">
        <w:t xml:space="preserve">the </w:t>
      </w:r>
      <w:r>
        <w:t>properties that it needs to record within a resource. For example, in New Zealand there are the concepts</w:t>
      </w:r>
      <w:r w:rsidR="007948BF">
        <w:t xml:space="preserve"> for a patient </w:t>
      </w:r>
      <w:r>
        <w:t xml:space="preserve"> of ‘iwi’ and ‘hapu’ – the tribe and sub-tribe of the native </w:t>
      </w:r>
      <w:r w:rsidR="007948BF">
        <w:t>M</w:t>
      </w:r>
      <w:r>
        <w:t xml:space="preserve">aori population. These concepts are of no interest to a North </w:t>
      </w:r>
      <w:r w:rsidR="00D51804">
        <w:t>American</w:t>
      </w:r>
      <w:r>
        <w:t xml:space="preserve"> or </w:t>
      </w:r>
      <w:r w:rsidR="00D51804">
        <w:t>European</w:t>
      </w:r>
      <w:r>
        <w:t xml:space="preserve"> audience.</w:t>
      </w:r>
    </w:p>
    <w:p w14:paraId="63C8279C" w14:textId="618BFDB6" w:rsidR="003B2084" w:rsidRDefault="003B2084" w:rsidP="00396C68">
      <w:r>
        <w:t>It is to accommodate th</w:t>
      </w:r>
      <w:r w:rsidR="007948BF">
        <w:t>ese types of</w:t>
      </w:r>
      <w:r>
        <w:t xml:space="preserve"> requirement that the extension mechanism has been defined.</w:t>
      </w:r>
      <w:r w:rsidR="00A76D2A">
        <w:t xml:space="preserve"> Extensions </w:t>
      </w:r>
      <w:r w:rsidR="007A51D1">
        <w:t xml:space="preserve">can be quite sophisticated, and it is worth reviewing the </w:t>
      </w:r>
      <w:r w:rsidR="00A76D2A">
        <w:t xml:space="preserve">specification at </w:t>
      </w:r>
      <w:hyperlink r:id="rId36" w:history="1">
        <w:r w:rsidR="00A76D2A" w:rsidRPr="00664948">
          <w:rPr>
            <w:rStyle w:val="Hyperlink"/>
          </w:rPr>
          <w:t>http://www.hl7.org/implement/standards/fhir/extensibility.htm</w:t>
        </w:r>
      </w:hyperlink>
      <w:r w:rsidR="00A76D2A">
        <w:t xml:space="preserve"> </w:t>
      </w:r>
      <w:r w:rsidR="007A51D1">
        <w:t>for details.</w:t>
      </w:r>
    </w:p>
    <w:p w14:paraId="73D7E6DA" w14:textId="3B98E566" w:rsidR="003F6228" w:rsidRDefault="003F6228" w:rsidP="00396C68">
      <w:r>
        <w:t xml:space="preserve">Extensions are defined within a profile – refer page </w:t>
      </w:r>
      <w:r>
        <w:fldChar w:fldCharType="begin"/>
      </w:r>
      <w:r>
        <w:instrText xml:space="preserve"> PAGEREF _Ref229039710 \h </w:instrText>
      </w:r>
      <w:r>
        <w:fldChar w:fldCharType="separate"/>
      </w:r>
      <w:r w:rsidR="00AE7F29">
        <w:rPr>
          <w:noProof/>
        </w:rPr>
        <w:t>25</w:t>
      </w:r>
      <w:r>
        <w:fldChar w:fldCharType="end"/>
      </w:r>
      <w:r>
        <w:t>.</w:t>
      </w:r>
    </w:p>
    <w:p w14:paraId="191C11FF" w14:textId="527D9EF1" w:rsidR="00533877" w:rsidRDefault="007A51D1" w:rsidP="00533877">
      <w:pPr>
        <w:rPr>
          <w:b/>
        </w:rPr>
      </w:pPr>
      <w:r>
        <w:rPr>
          <w:b/>
        </w:rPr>
        <w:t>Simple</w:t>
      </w:r>
      <w:r w:rsidR="00533877" w:rsidRPr="00533877">
        <w:rPr>
          <w:b/>
        </w:rPr>
        <w:t xml:space="preserve"> Extensions</w:t>
      </w:r>
      <w:r>
        <w:rPr>
          <w:b/>
        </w:rPr>
        <w:t>: adding an element</w:t>
      </w:r>
    </w:p>
    <w:p w14:paraId="57DB74C8" w14:textId="0B1A8B2F" w:rsidR="00533877" w:rsidRDefault="00533877" w:rsidP="00533877">
      <w:r w:rsidRPr="00533877">
        <w:t xml:space="preserve">In </w:t>
      </w:r>
      <w:r>
        <w:t>it</w:t>
      </w:r>
      <w:r w:rsidRPr="00533877">
        <w:t>s</w:t>
      </w:r>
      <w:r>
        <w:t xml:space="preserve"> most basic form, an extension can be used to hold the value of an element that is not in the Core dataset. </w:t>
      </w:r>
      <w:r w:rsidRPr="00533877">
        <w:t xml:space="preserve"> </w:t>
      </w:r>
    </w:p>
    <w:p w14:paraId="5B726A87" w14:textId="44515D70" w:rsidR="00F25628" w:rsidRDefault="00F25628" w:rsidP="00396C68">
      <w:r>
        <w:t>Each extra property that needs to be recorded has its own extension, and there can be any number of extensions in a resource. Extensions can also be nested if required. In the example above there would be 2 extensions – one for iwi and one for hapu.</w:t>
      </w:r>
    </w:p>
    <w:p w14:paraId="2AD18E6B" w14:textId="4376E682" w:rsidR="00F25628" w:rsidRDefault="00F25628" w:rsidP="00396C68">
      <w:r>
        <w:t>Each extension has the following properties:</w:t>
      </w:r>
    </w:p>
    <w:tbl>
      <w:tblPr>
        <w:tblStyle w:val="TableGrid"/>
        <w:tblW w:w="0" w:type="auto"/>
        <w:tblInd w:w="1101" w:type="dxa"/>
        <w:tblLook w:val="04A0" w:firstRow="1" w:lastRow="0" w:firstColumn="1" w:lastColumn="0" w:noHBand="0" w:noVBand="1"/>
      </w:tblPr>
      <w:tblGrid>
        <w:gridCol w:w="1689"/>
        <w:gridCol w:w="5726"/>
      </w:tblGrid>
      <w:tr w:rsidR="00F25628" w:rsidRPr="003F6228" w14:paraId="629ACE53" w14:textId="77777777" w:rsidTr="00CD5F64">
        <w:tc>
          <w:tcPr>
            <w:tcW w:w="1689" w:type="dxa"/>
          </w:tcPr>
          <w:p w14:paraId="7D120F4C" w14:textId="3E361CBD" w:rsidR="00F25628" w:rsidRPr="003F6228" w:rsidRDefault="00F25628" w:rsidP="00396C68">
            <w:pPr>
              <w:ind w:left="0"/>
              <w:rPr>
                <w:b/>
              </w:rPr>
            </w:pPr>
            <w:r w:rsidRPr="003F6228">
              <w:rPr>
                <w:b/>
              </w:rPr>
              <w:t>Name</w:t>
            </w:r>
          </w:p>
        </w:tc>
        <w:tc>
          <w:tcPr>
            <w:tcW w:w="5726" w:type="dxa"/>
          </w:tcPr>
          <w:p w14:paraId="38E1D816" w14:textId="1B2A6E83" w:rsidR="00F25628" w:rsidRPr="003F6228" w:rsidRDefault="00A575B2" w:rsidP="00396C68">
            <w:pPr>
              <w:ind w:left="0"/>
              <w:rPr>
                <w:b/>
              </w:rPr>
            </w:pPr>
            <w:r w:rsidRPr="003F6228">
              <w:rPr>
                <w:b/>
              </w:rPr>
              <w:t>Description</w:t>
            </w:r>
          </w:p>
        </w:tc>
      </w:tr>
      <w:tr w:rsidR="00F25628" w14:paraId="3EDAC52F" w14:textId="77777777" w:rsidTr="00CD5F64">
        <w:tc>
          <w:tcPr>
            <w:tcW w:w="1689" w:type="dxa"/>
          </w:tcPr>
          <w:p w14:paraId="67EA411C" w14:textId="44325EC4" w:rsidR="00F25628" w:rsidRDefault="00F25628" w:rsidP="00396C68">
            <w:pPr>
              <w:ind w:left="0"/>
            </w:pPr>
            <w:r>
              <w:t>url</w:t>
            </w:r>
          </w:p>
        </w:tc>
        <w:tc>
          <w:tcPr>
            <w:tcW w:w="5726" w:type="dxa"/>
          </w:tcPr>
          <w:p w14:paraId="20D0ABC9" w14:textId="57A2FC7C" w:rsidR="00F25628" w:rsidRDefault="00F25628" w:rsidP="00396C68">
            <w:pPr>
              <w:ind w:left="0"/>
            </w:pPr>
            <w:r>
              <w:t xml:space="preserve">This is a reference to the profile within which the extension is defined. </w:t>
            </w:r>
            <w:r w:rsidR="00A575B2">
              <w:t xml:space="preserve">This means that anyone who receives a resource with an extension that they are </w:t>
            </w:r>
            <w:r w:rsidR="00A575B2">
              <w:lastRenderedPageBreak/>
              <w:t>unfamiliar with can download the definition of that extension</w:t>
            </w:r>
            <w:r w:rsidR="00CD5F64">
              <w:t>. Refer to the discussion of the profile for further information.</w:t>
            </w:r>
          </w:p>
        </w:tc>
      </w:tr>
      <w:tr w:rsidR="00F25628" w14:paraId="1AE42A43" w14:textId="77777777" w:rsidTr="00CD5F64">
        <w:tc>
          <w:tcPr>
            <w:tcW w:w="1689" w:type="dxa"/>
          </w:tcPr>
          <w:p w14:paraId="69CB7829" w14:textId="30D08193" w:rsidR="00F25628" w:rsidRDefault="00373EF5" w:rsidP="00396C68">
            <w:pPr>
              <w:ind w:left="0"/>
            </w:pPr>
            <w:r>
              <w:lastRenderedPageBreak/>
              <w:t>isModifier</w:t>
            </w:r>
          </w:p>
        </w:tc>
        <w:tc>
          <w:tcPr>
            <w:tcW w:w="5726" w:type="dxa"/>
          </w:tcPr>
          <w:p w14:paraId="3DCDAE30" w14:textId="35C69CBD" w:rsidR="00F25628" w:rsidRDefault="002227E4" w:rsidP="00501D57">
            <w:pPr>
              <w:spacing w:after="0"/>
              <w:ind w:left="0"/>
            </w:pPr>
            <w:r w:rsidRPr="002227E4">
              <w:t>isModifier is used to indicate that this value influences the interpretation, meaning or understanding of other elements</w:t>
            </w:r>
            <w:r w:rsidR="00501D57">
              <w:t xml:space="preserve"> in the resource</w:t>
            </w:r>
            <w:r w:rsidRPr="002227E4">
              <w:t>.</w:t>
            </w:r>
            <w:r w:rsidR="00501D57">
              <w:t xml:space="preserve"> If the application processing the resource (i.e. displaying it to someone or saving the data in a datastore) does not understand an extension marked as ‘isModifier’, then it should either warn the user about the risk, or not process the resource.</w:t>
            </w:r>
          </w:p>
        </w:tc>
      </w:tr>
      <w:tr w:rsidR="00F25628" w14:paraId="0920CEEF" w14:textId="77777777" w:rsidTr="00CD5F64">
        <w:tc>
          <w:tcPr>
            <w:tcW w:w="1689" w:type="dxa"/>
          </w:tcPr>
          <w:p w14:paraId="2D7264DF" w14:textId="452FAD51" w:rsidR="00F25628" w:rsidRDefault="00F25628" w:rsidP="00396C68">
            <w:pPr>
              <w:ind w:left="0"/>
            </w:pPr>
            <w:r>
              <w:t>Value[x]</w:t>
            </w:r>
          </w:p>
        </w:tc>
        <w:tc>
          <w:tcPr>
            <w:tcW w:w="5726" w:type="dxa"/>
          </w:tcPr>
          <w:p w14:paraId="18947CD5" w14:textId="0AF1D4CB" w:rsidR="00F25628" w:rsidRDefault="006C7E97" w:rsidP="003F6228">
            <w:pPr>
              <w:ind w:left="0"/>
            </w:pPr>
            <w:r>
              <w:t>The actual value of the resource.</w:t>
            </w:r>
            <w:r w:rsidR="00C72C5D">
              <w:t xml:space="preserve"> As in the Observation example, above the ‘x’ signifies the </w:t>
            </w:r>
            <w:r w:rsidR="00E424EE">
              <w:t>datatype of</w:t>
            </w:r>
            <w:r w:rsidR="00C72C5D">
              <w:t xml:space="preserve"> the </w:t>
            </w:r>
            <w:r w:rsidR="003F6228">
              <w:t>element in exactly the same way as it does for core elements</w:t>
            </w:r>
            <w:r w:rsidR="00C72C5D">
              <w:t>.</w:t>
            </w:r>
          </w:p>
        </w:tc>
      </w:tr>
    </w:tbl>
    <w:p w14:paraId="007A5EDE" w14:textId="77777777" w:rsidR="00F25628" w:rsidRDefault="00F25628" w:rsidP="00396C68"/>
    <w:p w14:paraId="2566C79D" w14:textId="225D22D9" w:rsidR="00CD5F64" w:rsidRDefault="00CD5F64" w:rsidP="00396C68">
      <w:r>
        <w:t xml:space="preserve">In order to avoid the issue that arose with v2 Z segments where </w:t>
      </w:r>
      <w:r w:rsidR="00BA0486">
        <w:t>e</w:t>
      </w:r>
      <w:r w:rsidR="00F63AAA">
        <w:t>ach jurisdiction defined it</w:t>
      </w:r>
      <w:r>
        <w:t xml:space="preserve">s own segments without regard for what other have done, the </w:t>
      </w:r>
      <w:r w:rsidR="00BA0486">
        <w:t xml:space="preserve">FHIR </w:t>
      </w:r>
      <w:r>
        <w:t xml:space="preserve"> team </w:t>
      </w:r>
      <w:r w:rsidR="0063387E">
        <w:t>intend</w:t>
      </w:r>
      <w:r>
        <w:t xml:space="preserve"> to establish a hierarchy of profile repositories that an implementer can query both to determine what a particular extension means, and also to see if there is </w:t>
      </w:r>
      <w:r w:rsidR="00796710">
        <w:t>already</w:t>
      </w:r>
      <w:r>
        <w:t xml:space="preserve"> an extension defined for their particular need. </w:t>
      </w:r>
      <w:r w:rsidR="00796710">
        <w:t>This is made even easier because a profile is itself a resource, and so can be stored in (and queried from) a FHIR server. The hierarchy that is envisaged includes:</w:t>
      </w:r>
    </w:p>
    <w:p w14:paraId="1DBDEB95" w14:textId="30B9B0FB" w:rsidR="00796710" w:rsidRDefault="00796710" w:rsidP="000E668A">
      <w:pPr>
        <w:pStyle w:val="ListParagraph"/>
        <w:numPr>
          <w:ilvl w:val="0"/>
          <w:numId w:val="26"/>
        </w:numPr>
      </w:pPr>
      <w:r>
        <w:t>An ‘official’ HL7 registry that has extensions for data elements that weren’t common enough to make the 80%, but which are nevertheless often required.</w:t>
      </w:r>
      <w:r w:rsidR="007B4660">
        <w:t xml:space="preserve"> For example a patient</w:t>
      </w:r>
      <w:r w:rsidR="00E424EE">
        <w:t>s</w:t>
      </w:r>
      <w:r w:rsidR="007B4660">
        <w:t xml:space="preserve"> religious affiliation </w:t>
      </w:r>
    </w:p>
    <w:p w14:paraId="68BBA15B" w14:textId="0A728995" w:rsidR="00796710" w:rsidRDefault="00796710" w:rsidP="000E668A">
      <w:pPr>
        <w:pStyle w:val="ListParagraph"/>
        <w:numPr>
          <w:ilvl w:val="0"/>
          <w:numId w:val="26"/>
        </w:numPr>
      </w:pPr>
      <w:r>
        <w:t xml:space="preserve">Realm (or country) registries that </w:t>
      </w:r>
      <w:r w:rsidR="0063387E">
        <w:t xml:space="preserve">specify extensions that are specific to that realm (and the iwi/hapu example </w:t>
      </w:r>
      <w:r w:rsidR="007B4660">
        <w:t xml:space="preserve">above </w:t>
      </w:r>
      <w:r w:rsidR="0063387E">
        <w:t>would fit here)</w:t>
      </w:r>
    </w:p>
    <w:p w14:paraId="6AF9B3E1" w14:textId="33F8491B" w:rsidR="0063387E" w:rsidRDefault="0063387E" w:rsidP="000E668A">
      <w:pPr>
        <w:pStyle w:val="ListParagraph"/>
        <w:numPr>
          <w:ilvl w:val="0"/>
          <w:numId w:val="26"/>
        </w:numPr>
      </w:pPr>
      <w:r>
        <w:t>Other registries for anything else.</w:t>
      </w:r>
    </w:p>
    <w:p w14:paraId="61FDD1A1" w14:textId="41E0F23C" w:rsidR="00796710" w:rsidRDefault="00796710" w:rsidP="00396C68">
      <w:r>
        <w:t>There is no difference technically between the profiles stored in these registries – simply the governance that is around them</w:t>
      </w:r>
      <w:r w:rsidR="00DD7625">
        <w:t>.</w:t>
      </w:r>
    </w:p>
    <w:p w14:paraId="6DB9B08D" w14:textId="350B06C8" w:rsidR="00DD7625" w:rsidRDefault="00DD7625" w:rsidP="00396C68">
      <w:r>
        <w:t>It is also important that once an extension is in use it should not be changed – if you need to</w:t>
      </w:r>
      <w:r w:rsidR="007B4660">
        <w:t xml:space="preserve"> make a breaking change,</w:t>
      </w:r>
      <w:r>
        <w:t xml:space="preserve"> then create a new </w:t>
      </w:r>
      <w:r w:rsidR="007B4660">
        <w:t>extension.</w:t>
      </w:r>
    </w:p>
    <w:p w14:paraId="145A4426" w14:textId="27DEB415" w:rsidR="00533877" w:rsidRPr="007A51D1" w:rsidRDefault="007A51D1" w:rsidP="00396C68">
      <w:pPr>
        <w:rPr>
          <w:b/>
        </w:rPr>
      </w:pPr>
      <w:r w:rsidRPr="007A51D1">
        <w:rPr>
          <w:b/>
        </w:rPr>
        <w:t>Extending a core element</w:t>
      </w:r>
    </w:p>
    <w:p w14:paraId="3847719F" w14:textId="431CE308" w:rsidR="007A51D1" w:rsidRDefault="007A51D1" w:rsidP="00396C68">
      <w:r>
        <w:t xml:space="preserve">Extensions are also used when it is necessary to modify or extend a core element. For example, the </w:t>
      </w:r>
      <w:r w:rsidR="00A21287" w:rsidRPr="00E424EE">
        <w:rPr>
          <w:i/>
        </w:rPr>
        <w:t>patient.name</w:t>
      </w:r>
      <w:r w:rsidR="00A21287">
        <w:t xml:space="preserve"> element (which is a </w:t>
      </w:r>
      <w:r w:rsidR="00A21287" w:rsidRPr="00E424EE">
        <w:rPr>
          <w:i/>
        </w:rPr>
        <w:t>HumanName</w:t>
      </w:r>
      <w:r w:rsidR="00A21287">
        <w:t xml:space="preserve"> datatype) contains elements for family name, given name, prefix and suffix – what if you wanted to specify a persons middle name?</w:t>
      </w:r>
    </w:p>
    <w:p w14:paraId="14E78083" w14:textId="4BB734B9" w:rsidR="00AA6456" w:rsidRDefault="00AA6456" w:rsidP="00396C68">
      <w:r>
        <w:t>The following link (</w:t>
      </w:r>
      <w:hyperlink r:id="rId37" w:history="1">
        <w:r w:rsidRPr="00664948">
          <w:rPr>
            <w:rStyle w:val="Hyperlink"/>
          </w:rPr>
          <w:t>http://www.hl7.org/implement/standards/fhir/extensibility-examples.htm</w:t>
        </w:r>
      </w:hyperlink>
      <w:r>
        <w:t>) describes in detail how this is done – first defining the extension in a profile, and then referring to the extension in the resource instance as follows:</w:t>
      </w:r>
    </w:p>
    <w:p w14:paraId="4ADA34AE" w14:textId="77777777"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&lt;name&gt;</w:t>
      </w:r>
    </w:p>
    <w:p w14:paraId="69B00A8A" w14:textId="1CB19C4C"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&lt;use value="official" /&gt;</w:t>
      </w:r>
    </w:p>
    <w:p w14:paraId="5AB61399" w14:textId="12E548A4"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 value="</w:t>
      </w:r>
      <w:r>
        <w:rPr>
          <w:rFonts w:ascii="Courier New" w:eastAsiaTheme="minorEastAsia" w:hAnsi="Courier New" w:cs="Courier New"/>
          <w:color w:val="000000"/>
          <w:sz w:val="18"/>
          <w:szCs w:val="18"/>
          <w:lang w:val="en-US" w:eastAsia="en-US"/>
        </w:rPr>
        <w:t>Ian</w:t>
      </w:r>
      <w:r w:rsidRPr="00AA6456">
        <w:rPr>
          <w:rFonts w:ascii="Courier New" w:eastAsiaTheme="minorEastAsia" w:hAnsi="Courier New" w:cs="Courier New"/>
          <w:color w:val="000000"/>
          <w:sz w:val="18"/>
          <w:szCs w:val="18"/>
          <w:lang w:val="en-US" w:eastAsia="en-US"/>
        </w:rPr>
        <w:t>"&gt;</w:t>
      </w:r>
    </w:p>
    <w:p w14:paraId="1D0BE415" w14:textId="544E5DE3"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00222367" w14:textId="5FD01222"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&lt;url value="http://hl7.org/fhir/profile/@iso-21090#name-qualifier" /&gt;</w:t>
      </w:r>
    </w:p>
    <w:p w14:paraId="0A8E5519" w14:textId="63241354"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&lt;valueCode value="MID" /&gt;</w:t>
      </w:r>
    </w:p>
    <w:p w14:paraId="28787E6B" w14:textId="63EFA616"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7A68F015" w14:textId="1689E9AC" w:rsid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&lt;/given&gt;</w:t>
      </w:r>
    </w:p>
    <w:p w14:paraId="042D2870" w14:textId="26CF438D" w:rsidR="00AA6456" w:rsidRPr="00AA6456" w:rsidRDefault="00AA6456" w:rsidP="00AA6456">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 xml:space="preserve"> &lt;/name&gt;</w:t>
      </w:r>
    </w:p>
    <w:p w14:paraId="66992C12" w14:textId="77777777" w:rsidR="00AA6456" w:rsidRDefault="00AA6456" w:rsidP="00396C68"/>
    <w:p w14:paraId="17614954" w14:textId="27BDBF2E" w:rsidR="00AA6456" w:rsidRDefault="00AA6456" w:rsidP="00396C68">
      <w:r>
        <w:t>This example shows how to define a middle name of ‘Ian’.</w:t>
      </w:r>
    </w:p>
    <w:p w14:paraId="6A0E9F91" w14:textId="01AC7283" w:rsidR="00F63AAA" w:rsidRDefault="00F63AAA" w:rsidP="00396C68">
      <w:r>
        <w:lastRenderedPageBreak/>
        <w:t>Once an extension has been defined, it can be referred to by any resource that needs it. In the example above, any resource author that wishes to specify a middle name could use the same extension definition.</w:t>
      </w:r>
    </w:p>
    <w:p w14:paraId="537501FD" w14:textId="51E76EA2" w:rsidR="00AA6456" w:rsidRDefault="00DB5DCE" w:rsidP="00396C68">
      <w:r>
        <w:t xml:space="preserve">Because it is possible for an extension to change the meaning of an element within a resource, there is a specific element </w:t>
      </w:r>
      <w:r w:rsidR="00790E02">
        <w:t xml:space="preserve">– </w:t>
      </w:r>
      <w:r w:rsidR="00790E02" w:rsidRPr="00790E02">
        <w:rPr>
          <w:i/>
        </w:rPr>
        <w:t>isModifier</w:t>
      </w:r>
      <w:r w:rsidR="00790E02">
        <w:t xml:space="preserve"> - </w:t>
      </w:r>
      <w:r>
        <w:t xml:space="preserve">you can add to the extension in the resource instance to make sure that the recipient understands what it means. If a FHIR client </w:t>
      </w:r>
      <w:r w:rsidR="00790E02">
        <w:t>doesn’t understand an extension which has isModifier set to true, then it should either alert the user or not process the resource.</w:t>
      </w:r>
    </w:p>
    <w:p w14:paraId="784E1BF6" w14:textId="4C654537" w:rsidR="00EC0198" w:rsidRDefault="00EC0198" w:rsidP="00396C68">
      <w:r>
        <w:t>In the following example, you are indicating that the middle name is so important that a client must understand it.</w:t>
      </w:r>
    </w:p>
    <w:p w14:paraId="408A92AA"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AA6456">
        <w:rPr>
          <w:rFonts w:ascii="Courier New" w:eastAsiaTheme="minorEastAsia" w:hAnsi="Courier New" w:cs="Courier New"/>
          <w:color w:val="000000"/>
          <w:sz w:val="18"/>
          <w:szCs w:val="18"/>
          <w:lang w:val="en-US" w:eastAsia="en-US"/>
        </w:rPr>
        <w:t>&lt;name&gt;</w:t>
      </w:r>
    </w:p>
    <w:p w14:paraId="1F294865"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&lt;use value="official" /&gt;</w:t>
      </w:r>
    </w:p>
    <w:p w14:paraId="0DCB0CDB"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 value="</w:t>
      </w:r>
      <w:r>
        <w:rPr>
          <w:rFonts w:ascii="Courier New" w:eastAsiaTheme="minorEastAsia" w:hAnsi="Courier New" w:cs="Courier New"/>
          <w:color w:val="000000"/>
          <w:sz w:val="18"/>
          <w:szCs w:val="18"/>
          <w:lang w:val="en-US" w:eastAsia="en-US"/>
        </w:rPr>
        <w:t>Ian</w:t>
      </w:r>
      <w:r w:rsidRPr="00AA6456">
        <w:rPr>
          <w:rFonts w:ascii="Courier New" w:eastAsiaTheme="minorEastAsia" w:hAnsi="Courier New" w:cs="Courier New"/>
          <w:color w:val="000000"/>
          <w:sz w:val="18"/>
          <w:szCs w:val="18"/>
          <w:lang w:val="en-US" w:eastAsia="en-US"/>
        </w:rPr>
        <w:t>"&gt;</w:t>
      </w:r>
    </w:p>
    <w:p w14:paraId="41B8EFF2"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6ED9EE34"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&lt;url value="http://hl7.org/fhir/profile/@iso-21090#name-qualifier" /&gt;</w:t>
      </w:r>
    </w:p>
    <w:p w14:paraId="1086B0DD" w14:textId="5427B9E1"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&lt;isModifier value=”true”/&gt;</w:t>
      </w:r>
    </w:p>
    <w:p w14:paraId="3994322F"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&lt;valueCode value="MID" /&gt;</w:t>
      </w:r>
    </w:p>
    <w:p w14:paraId="05560121"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&lt;/extension&gt;</w:t>
      </w:r>
    </w:p>
    <w:p w14:paraId="4F76107A" w14:textId="77777777" w:rsidR="00EC0198" w:rsidRDefault="00EC0198" w:rsidP="00EC019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00"/>
          <w:sz w:val="18"/>
          <w:szCs w:val="18"/>
          <w:lang w:val="en-US" w:eastAsia="en-US"/>
        </w:rPr>
        <w:t xml:space="preserve">  </w:t>
      </w:r>
      <w:r w:rsidRPr="00AA6456">
        <w:rPr>
          <w:rFonts w:ascii="Courier New" w:eastAsiaTheme="minorEastAsia" w:hAnsi="Courier New" w:cs="Courier New"/>
          <w:color w:val="000000"/>
          <w:sz w:val="18"/>
          <w:szCs w:val="18"/>
          <w:lang w:val="en-US" w:eastAsia="en-US"/>
        </w:rPr>
        <w:t>&lt;/given&gt;</w:t>
      </w:r>
    </w:p>
    <w:p w14:paraId="281C395C" w14:textId="1312C84E" w:rsidR="00EC0198" w:rsidRDefault="00EC0198" w:rsidP="00EC0198">
      <w:pPr>
        <w:ind w:left="0"/>
      </w:pPr>
      <w:r w:rsidRPr="00AA6456">
        <w:rPr>
          <w:rFonts w:ascii="Courier New" w:eastAsiaTheme="minorEastAsia" w:hAnsi="Courier New" w:cs="Courier New"/>
          <w:color w:val="000000"/>
          <w:sz w:val="18"/>
          <w:szCs w:val="18"/>
          <w:lang w:val="en-US" w:eastAsia="en-US"/>
        </w:rPr>
        <w:t>&lt;/name&gt;</w:t>
      </w:r>
    </w:p>
    <w:p w14:paraId="5DD14680" w14:textId="77777777" w:rsidR="00EC0198" w:rsidRDefault="00EC0198" w:rsidP="00396C68"/>
    <w:p w14:paraId="559F0DF6" w14:textId="242B5E0C" w:rsidR="00790E02" w:rsidRDefault="00790E02" w:rsidP="00396C68">
      <w:r>
        <w:t xml:space="preserve">Refer to </w:t>
      </w:r>
      <w:hyperlink r:id="rId38" w:history="1">
        <w:r w:rsidRPr="006C3FAC">
          <w:rPr>
            <w:rStyle w:val="Hyperlink"/>
          </w:rPr>
          <w:t>http://hl7.org/implement/standards/fhir/extensibility.htm</w:t>
        </w:r>
      </w:hyperlink>
      <w:r>
        <w:t xml:space="preserve"> for further discussion on extensions.</w:t>
      </w:r>
    </w:p>
    <w:p w14:paraId="4431FF82" w14:textId="77777777" w:rsidR="001F55F0" w:rsidRDefault="001F55F0" w:rsidP="00396C68"/>
    <w:p w14:paraId="0E9E7935" w14:textId="77777777" w:rsidR="001F55F0" w:rsidRDefault="001F55F0" w:rsidP="00396C68"/>
    <w:p w14:paraId="5242B3E3" w14:textId="63FBDEDC" w:rsidR="00290516" w:rsidRDefault="00290516" w:rsidP="005E1021">
      <w:pPr>
        <w:pStyle w:val="Heading3"/>
      </w:pPr>
      <w:bookmarkStart w:id="228" w:name="_Toc229627715"/>
      <w:r>
        <w:t>Resource Metadata</w:t>
      </w:r>
      <w:bookmarkEnd w:id="228"/>
    </w:p>
    <w:p w14:paraId="196DECF9" w14:textId="527BE78C" w:rsidR="00F570C3" w:rsidRPr="00F570C3" w:rsidRDefault="00F570C3" w:rsidP="00F570C3">
      <w:r>
        <w:t>There are a number of aspects to a resource that are more ‘about’ the resource than the actual contents of the resource.</w:t>
      </w:r>
      <w:r w:rsidR="0008501F">
        <w:t xml:space="preserve"> They are not included as elements within a resource, but a FHIR server should maintain them.</w:t>
      </w:r>
    </w:p>
    <w:p w14:paraId="3E8D8BCC" w14:textId="50A17E21" w:rsidR="002474DB" w:rsidRDefault="002474DB" w:rsidP="00290516">
      <w:pPr>
        <w:pStyle w:val="Heading4"/>
        <w:ind w:left="0" w:firstLine="720"/>
      </w:pPr>
      <w:bookmarkStart w:id="229" w:name="_Ref229052002"/>
      <w:r>
        <w:t>Identity</w:t>
      </w:r>
      <w:bookmarkEnd w:id="229"/>
    </w:p>
    <w:p w14:paraId="0BD9881A" w14:textId="5B45317D" w:rsidR="00F570C3" w:rsidRDefault="00F570C3" w:rsidP="00F63AAA">
      <w:pPr>
        <w:ind w:left="720"/>
      </w:pPr>
      <w:r>
        <w:t>All resources have the concept of identity</w:t>
      </w:r>
      <w:r w:rsidR="00384148">
        <w:t>. The identity is fixed over the life time of the resource –</w:t>
      </w:r>
      <w:r w:rsidR="00A94FDE">
        <w:t xml:space="preserve"> </w:t>
      </w:r>
      <w:r w:rsidR="00384148">
        <w:t>a change to the resource does not change the identity. The identity can be set either by the client that creates the resource, or the by the</w:t>
      </w:r>
      <w:r w:rsidR="00A94FDE">
        <w:t xml:space="preserve"> server that receives a new one</w:t>
      </w:r>
      <w:r w:rsidR="00384148">
        <w:t>.</w:t>
      </w:r>
      <w:r w:rsidR="00A94FDE">
        <w:t xml:space="preserve"> </w:t>
      </w:r>
    </w:p>
    <w:p w14:paraId="04EEE148" w14:textId="17E75B28" w:rsidR="00A94FDE" w:rsidRPr="00F570C3" w:rsidRDefault="00A94FDE" w:rsidP="00F63AAA">
      <w:pPr>
        <w:ind w:left="720"/>
      </w:pPr>
      <w:r>
        <w:t xml:space="preserve">Refer </w:t>
      </w:r>
      <w:r w:rsidR="00A75708">
        <w:t>to</w:t>
      </w:r>
      <w:r>
        <w:t xml:space="preserve"> the specification (</w:t>
      </w:r>
      <w:hyperlink r:id="rId39" w:anchor="metadata" w:history="1">
        <w:r w:rsidRPr="00F75586">
          <w:rPr>
            <w:rStyle w:val="Hyperlink"/>
          </w:rPr>
          <w:t>http://www.hl7.org/implement/standards/fhir/resources.htm#metadata</w:t>
        </w:r>
      </w:hyperlink>
      <w:r>
        <w:t xml:space="preserve"> ) for further information.</w:t>
      </w:r>
    </w:p>
    <w:p w14:paraId="00F48BA6" w14:textId="409E0C43" w:rsidR="00290516" w:rsidRDefault="00290516" w:rsidP="00290516">
      <w:pPr>
        <w:pStyle w:val="Heading4"/>
        <w:ind w:left="0" w:firstLine="720"/>
      </w:pPr>
      <w:r>
        <w:t>Version</w:t>
      </w:r>
    </w:p>
    <w:p w14:paraId="0FAE4140" w14:textId="4FB1AE95" w:rsidR="00384148" w:rsidRDefault="00384148" w:rsidP="00F63AAA">
      <w:pPr>
        <w:ind w:left="720"/>
      </w:pPr>
      <w:r>
        <w:t xml:space="preserve">The version of the resource </w:t>
      </w:r>
      <w:r w:rsidR="00F63AAA">
        <w:t xml:space="preserve">instance </w:t>
      </w:r>
      <w:r>
        <w:t xml:space="preserve">changes each time the </w:t>
      </w:r>
      <w:r w:rsidR="00D11E8E">
        <w:t xml:space="preserve">content of a specific </w:t>
      </w:r>
      <w:r>
        <w:t>resource</w:t>
      </w:r>
      <w:r w:rsidR="00D11E8E">
        <w:t xml:space="preserve"> instance</w:t>
      </w:r>
      <w:r>
        <w:t xml:space="preserve"> changes.</w:t>
      </w:r>
      <w:r w:rsidR="003B4D99">
        <w:t xml:space="preserve"> Combining the identity and the version leads to 2 important concepts:</w:t>
      </w:r>
    </w:p>
    <w:p w14:paraId="38EED03E" w14:textId="0714FE24" w:rsidR="003B4D99" w:rsidRDefault="003B4D99" w:rsidP="00F63AAA">
      <w:pPr>
        <w:pStyle w:val="ListParagraph"/>
        <w:numPr>
          <w:ilvl w:val="0"/>
          <w:numId w:val="27"/>
        </w:numPr>
        <w:ind w:left="1440"/>
      </w:pPr>
      <w:r>
        <w:t>Logical id</w:t>
      </w:r>
      <w:r w:rsidR="00616814">
        <w:t>. T</w:t>
      </w:r>
      <w:r w:rsidR="00DD7625">
        <w:t>he fixed identity on the server that hosts the resource.</w:t>
      </w:r>
      <w:r w:rsidR="00616814">
        <w:t xml:space="preserve"> When you ask for a resource from a server based on the logical id, then you will get the most recent version of the resource (This is discussed further in the REST section below). Note that the id can be absolute (specifying the server) or relative (to the containing structure – like a bundle or a resource or a web page). An example of this could be &lt;server&gt;/FHIR/patient/@100</w:t>
      </w:r>
    </w:p>
    <w:p w14:paraId="6C3F0019" w14:textId="070F15A8" w:rsidR="003B4D99" w:rsidRPr="00384148" w:rsidRDefault="00616814" w:rsidP="00F63AAA">
      <w:pPr>
        <w:pStyle w:val="ListParagraph"/>
        <w:numPr>
          <w:ilvl w:val="0"/>
          <w:numId w:val="27"/>
        </w:numPr>
        <w:ind w:left="1440"/>
      </w:pPr>
      <w:r>
        <w:lastRenderedPageBreak/>
        <w:t xml:space="preserve">Version specific id. This is the identity of a particular version of </w:t>
      </w:r>
      <w:r w:rsidR="0008501F">
        <w:t>a resource</w:t>
      </w:r>
      <w:r>
        <w:t xml:space="preserve"> – it may or may not be the most recent version. </w:t>
      </w:r>
      <w:r w:rsidR="00976E8E">
        <w:t xml:space="preserve">An example of this could be &lt;server&gt;/FHIR/patient/@100/history/@2. </w:t>
      </w:r>
      <w:r>
        <w:t>Again, refer to the REST section below for more details</w:t>
      </w:r>
      <w:r w:rsidR="0008501F">
        <w:t xml:space="preserve"> and examples</w:t>
      </w:r>
      <w:r>
        <w:t>.</w:t>
      </w:r>
    </w:p>
    <w:p w14:paraId="5EC7508B" w14:textId="6E835D4D" w:rsidR="00E424EE" w:rsidRDefault="00290516" w:rsidP="00F63AAA">
      <w:pPr>
        <w:pStyle w:val="Heading4"/>
        <w:ind w:left="0" w:firstLine="720"/>
      </w:pPr>
      <w:r>
        <w:t>Last Update</w:t>
      </w:r>
    </w:p>
    <w:p w14:paraId="766EC265" w14:textId="1DA9756C" w:rsidR="0008501F" w:rsidRDefault="0008501F" w:rsidP="00F63AAA">
      <w:pPr>
        <w:ind w:left="720"/>
      </w:pPr>
      <w:r>
        <w:t>This is the date</w:t>
      </w:r>
      <w:r w:rsidR="00A37546">
        <w:t>Time</w:t>
      </w:r>
      <w:r>
        <w:t xml:space="preserve"> that the resource was last updated</w:t>
      </w:r>
      <w:r w:rsidR="00A37546">
        <w:t>, and is set by the server as it updates a resource</w:t>
      </w:r>
      <w:r>
        <w:t>.</w:t>
      </w:r>
      <w:r w:rsidR="00A37546">
        <w:t xml:space="preserve"> It is possible to retrieve resources based on this dateTime, which might be useful if you are wanting to synchronize resources between servers, or have a feed that informs you when resources change.</w:t>
      </w:r>
    </w:p>
    <w:p w14:paraId="78D1A4BA" w14:textId="5C0AA433" w:rsidR="00A37546" w:rsidRDefault="00A37546" w:rsidP="00F63AAA">
      <w:pPr>
        <w:ind w:left="720"/>
      </w:pPr>
      <w:r>
        <w:t xml:space="preserve">This is done using the history of a resource and can be at different levels of granularity. The following examples are using the REST interface (the other paradigms </w:t>
      </w:r>
      <w:r w:rsidR="00DE71E1">
        <w:t>such as</w:t>
      </w:r>
      <w:r>
        <w:t xml:space="preserve"> messaging queries have yet to be defined).</w:t>
      </w:r>
    </w:p>
    <w:p w14:paraId="6FB20409" w14:textId="77777777" w:rsidR="00A37546" w:rsidRDefault="00A37546" w:rsidP="0051205F"/>
    <w:p w14:paraId="01049046" w14:textId="7B1A08E1" w:rsidR="00A37546" w:rsidRPr="00A37546" w:rsidRDefault="00A37546" w:rsidP="00F63AAA">
      <w:pPr>
        <w:ind w:left="720"/>
        <w:rPr>
          <w:b/>
        </w:rPr>
      </w:pPr>
      <w:r>
        <w:rPr>
          <w:b/>
        </w:rPr>
        <w:t>GET /FHIR/patient/@2/</w:t>
      </w:r>
      <w:r w:rsidRPr="00A37546">
        <w:rPr>
          <w:b/>
        </w:rPr>
        <w:t xml:space="preserve">history?_since=2012:12:01 </w:t>
      </w:r>
    </w:p>
    <w:p w14:paraId="12398ECB" w14:textId="41F66EEF" w:rsidR="00A37546" w:rsidRPr="00A37546" w:rsidRDefault="00A37546" w:rsidP="00F63AAA">
      <w:pPr>
        <w:ind w:left="720" w:firstLine="436"/>
      </w:pPr>
      <w:r>
        <w:t>Return all versions of the patient whose id is 2 since December 1</w:t>
      </w:r>
      <w:r w:rsidRPr="00A37546">
        <w:rPr>
          <w:vertAlign w:val="superscript"/>
        </w:rPr>
        <w:t>st</w:t>
      </w:r>
      <w:r>
        <w:t xml:space="preserve"> 2012</w:t>
      </w:r>
    </w:p>
    <w:p w14:paraId="164F726E" w14:textId="3869C763" w:rsidR="00A37546" w:rsidRPr="00A37546" w:rsidRDefault="00E424EE" w:rsidP="00F63AAA">
      <w:pPr>
        <w:ind w:left="720"/>
        <w:rPr>
          <w:b/>
        </w:rPr>
      </w:pPr>
      <w:r>
        <w:rPr>
          <w:b/>
        </w:rPr>
        <w:t>GET /FHIR/patient/</w:t>
      </w:r>
      <w:r w:rsidR="00A37546" w:rsidRPr="00A37546">
        <w:rPr>
          <w:b/>
        </w:rPr>
        <w:t>history?_since=2012:12:01</w:t>
      </w:r>
    </w:p>
    <w:p w14:paraId="11135A67" w14:textId="2CD91BB7" w:rsidR="00A37546" w:rsidRDefault="00A37546" w:rsidP="00F63AAA">
      <w:pPr>
        <w:ind w:left="720" w:firstLine="436"/>
      </w:pPr>
      <w:r>
        <w:t>Return all versions of all patients since December 1</w:t>
      </w:r>
      <w:r w:rsidRPr="00A37546">
        <w:rPr>
          <w:vertAlign w:val="superscript"/>
        </w:rPr>
        <w:t>st</w:t>
      </w:r>
      <w:r>
        <w:t xml:space="preserve"> 2012</w:t>
      </w:r>
    </w:p>
    <w:p w14:paraId="0E8B7149" w14:textId="59095BEF" w:rsidR="00A37546" w:rsidRDefault="00A37546" w:rsidP="00F63AAA">
      <w:pPr>
        <w:ind w:left="720"/>
        <w:rPr>
          <w:b/>
        </w:rPr>
      </w:pPr>
      <w:r w:rsidRPr="00A37546">
        <w:rPr>
          <w:b/>
        </w:rPr>
        <w:t>GET /FHIR/history?_since=2012:12:01</w:t>
      </w:r>
    </w:p>
    <w:p w14:paraId="3DC9EF5A" w14:textId="142BF3E9" w:rsidR="00A37546" w:rsidRPr="00A37546" w:rsidRDefault="00A37546" w:rsidP="00F63AAA">
      <w:pPr>
        <w:ind w:left="1156"/>
      </w:pPr>
      <w:r w:rsidRPr="00A37546">
        <w:t xml:space="preserve">Return </w:t>
      </w:r>
      <w:r>
        <w:t>all versions of all resources on this server modified since December 1</w:t>
      </w:r>
      <w:r w:rsidRPr="00A37546">
        <w:rPr>
          <w:vertAlign w:val="superscript"/>
        </w:rPr>
        <w:t>st</w:t>
      </w:r>
      <w:r>
        <w:t xml:space="preserve"> 2012</w:t>
      </w:r>
    </w:p>
    <w:p w14:paraId="090A81D6" w14:textId="24F98E12" w:rsidR="00A37546" w:rsidRDefault="00A37546" w:rsidP="00F63AAA">
      <w:pPr>
        <w:ind w:left="720"/>
      </w:pPr>
      <w:r>
        <w:t>Needless to say, the resulting bundle can be very large!</w:t>
      </w:r>
    </w:p>
    <w:p w14:paraId="7538F41A" w14:textId="04882DF0" w:rsidR="00A37546" w:rsidRDefault="00CB737A" w:rsidP="00F63AAA">
      <w:pPr>
        <w:ind w:left="720"/>
      </w:pPr>
      <w:r>
        <w:t xml:space="preserve">Sorting and filtering on date can be tricky, particularly concerning timezones, so refer to the specification for more details if </w:t>
      </w:r>
      <w:r w:rsidR="00CB5E9E">
        <w:t>performing</w:t>
      </w:r>
      <w:r>
        <w:t xml:space="preserve"> these types of query.</w:t>
      </w:r>
    </w:p>
    <w:p w14:paraId="6AEC2ADD" w14:textId="1306D63D" w:rsidR="000D3A57" w:rsidRDefault="000D3A57" w:rsidP="000D3A57">
      <w:pPr>
        <w:pStyle w:val="Heading2"/>
      </w:pPr>
      <w:bookmarkStart w:id="230" w:name="_Toc229627716"/>
      <w:r>
        <w:t>Datatypes</w:t>
      </w:r>
      <w:bookmarkEnd w:id="230"/>
    </w:p>
    <w:p w14:paraId="43E08636" w14:textId="07CB0837" w:rsidR="00062ADA" w:rsidRDefault="00062ADA" w:rsidP="00062ADA">
      <w:r>
        <w:t xml:space="preserve">Each element within a resource is </w:t>
      </w:r>
      <w:r w:rsidR="0089273D">
        <w:t xml:space="preserve">of a </w:t>
      </w:r>
      <w:r>
        <w:t>particular datatype (This is the same for all HL7 standards of course). The FHIR datatypes are a simplified version of the v3 datatypes – and are also based on the w</w:t>
      </w:r>
      <w:r w:rsidR="0089273D">
        <w:t>3</w:t>
      </w:r>
      <w:r>
        <w:t>c schema), and the following diagram gives an overview (in the specification, each image hyperlinks to a more detailed description within the page):</w:t>
      </w:r>
    </w:p>
    <w:p w14:paraId="1789969E" w14:textId="77777777" w:rsidR="00062ADA" w:rsidRDefault="00062ADA" w:rsidP="00062ADA">
      <w:r>
        <w:rPr>
          <w:noProof/>
          <w:lang w:val="en-CA" w:eastAsia="en-CA"/>
        </w:rPr>
        <w:lastRenderedPageBreak/>
        <w:drawing>
          <wp:inline distT="0" distB="0" distL="0" distR="0" wp14:anchorId="39332F73" wp14:editId="7BB00FD0">
            <wp:extent cx="5270500" cy="47377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3.28.51 PM.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4737735"/>
                    </a:xfrm>
                    <a:prstGeom prst="rect">
                      <a:avLst/>
                    </a:prstGeom>
                  </pic:spPr>
                </pic:pic>
              </a:graphicData>
            </a:graphic>
          </wp:inline>
        </w:drawing>
      </w:r>
    </w:p>
    <w:p w14:paraId="1463EC70" w14:textId="77777777" w:rsidR="00062ADA" w:rsidRPr="007816F4" w:rsidRDefault="00062ADA" w:rsidP="00062ADA"/>
    <w:p w14:paraId="587251A3" w14:textId="77777777" w:rsidR="00062ADA" w:rsidRDefault="00062ADA" w:rsidP="00062ADA">
      <w:pPr>
        <w:rPr>
          <w:rFonts w:eastAsiaTheme="minorEastAsia"/>
          <w:lang w:val="en-US" w:eastAsia="en-US"/>
        </w:rPr>
      </w:pPr>
    </w:p>
    <w:p w14:paraId="2E85BD5A" w14:textId="4D12F1E3" w:rsidR="003738CF" w:rsidRDefault="00795029" w:rsidP="00062ADA">
      <w:pPr>
        <w:rPr>
          <w:rFonts w:eastAsiaTheme="minorEastAsia"/>
          <w:lang w:val="en-US" w:eastAsia="en-US"/>
        </w:rPr>
      </w:pPr>
      <w:r>
        <w:rPr>
          <w:rFonts w:eastAsiaTheme="minorEastAsia"/>
          <w:lang w:val="en-US" w:eastAsia="en-US"/>
        </w:rPr>
        <w:t>The specification describes these datatypes, but some that are more common</w:t>
      </w:r>
      <w:r w:rsidR="00E424EE">
        <w:rPr>
          <w:rFonts w:eastAsiaTheme="minorEastAsia"/>
          <w:lang w:val="en-US" w:eastAsia="en-US"/>
        </w:rPr>
        <w:t>ly used</w:t>
      </w:r>
      <w:r>
        <w:rPr>
          <w:rFonts w:eastAsiaTheme="minorEastAsia"/>
          <w:lang w:val="en-US" w:eastAsia="en-US"/>
        </w:rPr>
        <w:t xml:space="preserve"> include:</w:t>
      </w:r>
    </w:p>
    <w:p w14:paraId="7881DEF9" w14:textId="28845319" w:rsidR="00795029" w:rsidRDefault="00795029" w:rsidP="00795029">
      <w:pPr>
        <w:pStyle w:val="Heading3"/>
      </w:pPr>
      <w:bookmarkStart w:id="231" w:name="_Toc229627717"/>
      <w:r>
        <w:t>Code</w:t>
      </w:r>
      <w:bookmarkEnd w:id="231"/>
    </w:p>
    <w:p w14:paraId="7774B787" w14:textId="14012B73" w:rsidR="00795029" w:rsidRDefault="004F6BF5" w:rsidP="00795029">
      <w:pPr>
        <w:rPr>
          <w:rFonts w:eastAsiaTheme="minorEastAsia"/>
        </w:rPr>
      </w:pPr>
      <w:r>
        <w:rPr>
          <w:rFonts w:eastAsiaTheme="minorEastAsia"/>
        </w:rPr>
        <w:t>A code is used when it is expected that a computer system will need to make a ‘choice’ based on the code</w:t>
      </w:r>
      <w:r w:rsidR="00E424EE">
        <w:rPr>
          <w:rFonts w:eastAsiaTheme="minorEastAsia"/>
        </w:rPr>
        <w:t xml:space="preserve"> – for example there is a workflow associated with the resource</w:t>
      </w:r>
      <w:r>
        <w:rPr>
          <w:rFonts w:eastAsiaTheme="minorEastAsia"/>
        </w:rPr>
        <w:t>. For example the ‘status’ of a Problem Resource</w:t>
      </w:r>
      <w:r w:rsidR="00332A2E">
        <w:rPr>
          <w:rFonts w:eastAsiaTheme="minorEastAsia"/>
        </w:rPr>
        <w:t xml:space="preserve"> might influence whether to display a problem in the patients problem list or not</w:t>
      </w:r>
      <w:r w:rsidR="00A351C2">
        <w:rPr>
          <w:rFonts w:eastAsiaTheme="minorEastAsia"/>
        </w:rPr>
        <w:t>.</w:t>
      </w:r>
    </w:p>
    <w:p w14:paraId="48E5988B" w14:textId="1C66DA40" w:rsidR="00332A2E" w:rsidRDefault="00332A2E" w:rsidP="00795029">
      <w:pPr>
        <w:rPr>
          <w:rFonts w:eastAsiaTheme="minorEastAsia"/>
        </w:rPr>
      </w:pPr>
      <w:r>
        <w:rPr>
          <w:rFonts w:eastAsiaTheme="minorEastAsia"/>
        </w:rPr>
        <w:t>The possible values of the code will always be set in the definition of the resource itself.</w:t>
      </w:r>
    </w:p>
    <w:p w14:paraId="4C8BB0CC" w14:textId="77777777" w:rsidR="00332A2E" w:rsidRPr="00332A2E" w:rsidRDefault="00332A2E" w:rsidP="00332A2E">
      <w:pPr>
        <w:pStyle w:val="Heading3"/>
      </w:pPr>
      <w:bookmarkStart w:id="232" w:name="_Toc229627718"/>
      <w:r w:rsidRPr="00332A2E">
        <w:t>CodeableConcept</w:t>
      </w:r>
      <w:bookmarkEnd w:id="232"/>
    </w:p>
    <w:p w14:paraId="0D797206" w14:textId="77777777" w:rsidR="00332A2E" w:rsidRDefault="00332A2E" w:rsidP="00332A2E">
      <w:pPr>
        <w:spacing w:after="0"/>
        <w:ind w:left="0"/>
        <w:rPr>
          <w:rFonts w:ascii="Helvetica" w:hAnsi="Helvetica"/>
          <w:color w:val="000000"/>
          <w:sz w:val="20"/>
          <w:shd w:val="clear" w:color="auto" w:fill="FFFFFF"/>
          <w:lang w:val="en-US" w:eastAsia="en-US"/>
        </w:rPr>
      </w:pPr>
    </w:p>
    <w:p w14:paraId="422B89B2" w14:textId="1512E944" w:rsidR="00332A2E" w:rsidRDefault="00332A2E" w:rsidP="00332A2E">
      <w:pPr>
        <w:rPr>
          <w:rFonts w:eastAsiaTheme="minorEastAsia"/>
        </w:rPr>
      </w:pPr>
      <w:r w:rsidRPr="00332A2E">
        <w:rPr>
          <w:rFonts w:eastAsiaTheme="minorEastAsia"/>
        </w:rPr>
        <w:t>The CodeableConcept is the most commonly used datatype for coded data, as it is the mos</w:t>
      </w:r>
      <w:r>
        <w:rPr>
          <w:rFonts w:eastAsiaTheme="minorEastAsia"/>
        </w:rPr>
        <w:t>t</w:t>
      </w:r>
      <w:r w:rsidRPr="00332A2E">
        <w:rPr>
          <w:rFonts w:eastAsiaTheme="minorEastAsia"/>
        </w:rPr>
        <w:t xml:space="preserve"> flexible.</w:t>
      </w:r>
      <w:r>
        <w:rPr>
          <w:rFonts w:eastAsiaTheme="minorEastAsia"/>
        </w:rPr>
        <w:t xml:space="preserve"> It is analogous to the CE datatype of v3 and is defined as follows:</w:t>
      </w:r>
    </w:p>
    <w:p w14:paraId="4622A3E0"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&lt;</w:t>
      </w:r>
      <w:hyperlink r:id="rId41" w:anchor="CodeableConcept" w:tooltip="A concept that may be defined by a formal reference to a terminology or ontology or may be provided by text" w:history="1">
        <w:r>
          <w:rPr>
            <w:rStyle w:val="Hyperlink"/>
            <w:b/>
            <w:bCs/>
            <w:color w:val="800080"/>
            <w:sz w:val="17"/>
            <w:szCs w:val="17"/>
            <w:bdr w:val="none" w:sz="0" w:space="0" w:color="auto" w:frame="1"/>
          </w:rPr>
          <w:t>[name]</w:t>
        </w:r>
      </w:hyperlink>
      <w:r>
        <w:rPr>
          <w:color w:val="000000"/>
          <w:sz w:val="17"/>
          <w:szCs w:val="17"/>
        </w:rPr>
        <w:t xml:space="preserve"> xmlns="http://hl7.org/fhir"&gt;</w:t>
      </w:r>
    </w:p>
    <w:p w14:paraId="212E94B4"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2" w:anchor="CodeableConcept.coding" w:tooltip="A reference to a code defined by a terminology system" w:history="1">
        <w:r>
          <w:rPr>
            <w:rStyle w:val="Hyperlink"/>
            <w:b/>
            <w:bCs/>
            <w:color w:val="800080"/>
            <w:sz w:val="17"/>
            <w:szCs w:val="17"/>
            <w:bdr w:val="none" w:sz="0" w:space="0" w:color="auto" w:frame="1"/>
          </w:rPr>
          <w:t>coding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w:t>
      </w:r>
      <w:r>
        <w:rPr>
          <w:color w:val="000000"/>
          <w:sz w:val="17"/>
          <w:szCs w:val="17"/>
        </w:rPr>
        <w:t xml:space="preserve"> </w:t>
      </w:r>
      <w:hyperlink r:id="rId43" w:anchor="Coding" w:history="1">
        <w:r>
          <w:rPr>
            <w:rStyle w:val="Hyperlink"/>
            <w:color w:val="006400"/>
            <w:sz w:val="17"/>
            <w:szCs w:val="17"/>
            <w:bdr w:val="none" w:sz="0" w:space="0" w:color="auto" w:frame="1"/>
          </w:rPr>
          <w:t>Coding</w:t>
        </w:r>
      </w:hyperlink>
      <w:r>
        <w:rPr>
          <w:color w:val="000000"/>
          <w:sz w:val="17"/>
          <w:szCs w:val="17"/>
        </w:rPr>
        <w:t xml:space="preserve"> </w:t>
      </w:r>
      <w:r>
        <w:rPr>
          <w:color w:val="000080"/>
          <w:sz w:val="17"/>
          <w:szCs w:val="17"/>
        </w:rPr>
        <w:t>Code defined by a terminology system</w:t>
      </w:r>
      <w:r>
        <w:rPr>
          <w:color w:val="808080"/>
          <w:sz w:val="17"/>
          <w:szCs w:val="17"/>
        </w:rPr>
        <w:t xml:space="preserve"> --&gt;</w:t>
      </w:r>
      <w:r>
        <w:rPr>
          <w:color w:val="000000"/>
          <w:sz w:val="17"/>
          <w:szCs w:val="17"/>
        </w:rPr>
        <w:t>&lt;/coding&gt;</w:t>
      </w:r>
    </w:p>
    <w:p w14:paraId="3C541F86" w14:textId="77777777"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808080"/>
          <w:sz w:val="17"/>
          <w:szCs w:val="17"/>
        </w:rPr>
      </w:pPr>
      <w:r>
        <w:rPr>
          <w:color w:val="000000"/>
          <w:sz w:val="17"/>
          <w:szCs w:val="17"/>
        </w:rPr>
        <w:t xml:space="preserve">  &lt;</w:t>
      </w:r>
      <w:hyperlink r:id="rId44" w:anchor="CodeableConcept.text" w:tooltip="A human language representation of the concept as seen/selected/uttered by the user who entered the data and/or which represents the intended meaning of the user or concept" w:history="1">
        <w:r>
          <w:rPr>
            <w:rStyle w:val="Hyperlink"/>
            <w:b/>
            <w:bCs/>
            <w:color w:val="800080"/>
            <w:sz w:val="17"/>
            <w:szCs w:val="17"/>
            <w:bdr w:val="none" w:sz="0" w:space="0" w:color="auto" w:frame="1"/>
          </w:rPr>
          <w:t>text</w:t>
        </w:r>
      </w:hyperlink>
      <w:r>
        <w:rPr>
          <w:color w:val="000000"/>
          <w:sz w:val="17"/>
          <w:szCs w:val="17"/>
        </w:rPr>
        <w:t xml:space="preserve"> value="[</w:t>
      </w:r>
      <w:hyperlink r:id="rId45" w:anchor="string" w:history="1">
        <w:r>
          <w:rPr>
            <w:rStyle w:val="Hyperlink"/>
            <w:color w:val="006400"/>
            <w:sz w:val="17"/>
            <w:szCs w:val="17"/>
            <w:bdr w:val="none" w:sz="0" w:space="0" w:color="auto" w:frame="1"/>
          </w:rPr>
          <w:t>string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Plain text representation of the concept</w:t>
      </w:r>
      <w:r>
        <w:rPr>
          <w:color w:val="808080"/>
          <w:sz w:val="17"/>
          <w:szCs w:val="17"/>
        </w:rPr>
        <w:t xml:space="preserve"> --&gt;</w:t>
      </w:r>
    </w:p>
    <w:p w14:paraId="41932C98" w14:textId="71FBDCC3" w:rsidR="00332A2E" w:rsidRDefault="00332A2E" w:rsidP="00332A2E">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6" w:anchor="CodeableConcept.primary" w:tooltip="Indicates which of the codes in the codings was chosen by a user, if one was chosen directly" w:history="1">
        <w:r>
          <w:rPr>
            <w:rStyle w:val="Hyperlink"/>
            <w:b/>
            <w:bCs/>
            <w:color w:val="800080"/>
            <w:sz w:val="17"/>
            <w:szCs w:val="17"/>
            <w:bdr w:val="none" w:sz="0" w:space="0" w:color="auto" w:frame="1"/>
          </w:rPr>
          <w:t>primary</w:t>
        </w:r>
      </w:hyperlink>
      <w:r>
        <w:rPr>
          <w:color w:val="000000"/>
          <w:sz w:val="17"/>
          <w:szCs w:val="17"/>
        </w:rPr>
        <w:t xml:space="preserve"> value="[</w:t>
      </w:r>
      <w:hyperlink r:id="rId47" w:anchor="idref" w:history="1">
        <w:r>
          <w:rPr>
            <w:rStyle w:val="Hyperlink"/>
            <w:color w:val="006400"/>
            <w:sz w:val="17"/>
            <w:szCs w:val="17"/>
            <w:bdr w:val="none" w:sz="0" w:space="0" w:color="auto" w:frame="1"/>
          </w:rPr>
          <w:t>idref</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Which code was chosen directly by the user</w:t>
      </w:r>
      <w:r>
        <w:rPr>
          <w:color w:val="808080"/>
          <w:sz w:val="17"/>
          <w:szCs w:val="17"/>
        </w:rPr>
        <w:t xml:space="preserve"> </w:t>
      </w:r>
      <w:r>
        <w:rPr>
          <w:color w:val="000000"/>
          <w:sz w:val="17"/>
          <w:szCs w:val="17"/>
        </w:rPr>
        <w:t>&lt;/[name]&gt;</w:t>
      </w:r>
    </w:p>
    <w:p w14:paraId="60CFE88D" w14:textId="77777777" w:rsidR="00332A2E" w:rsidRPr="00332A2E" w:rsidRDefault="00332A2E" w:rsidP="00332A2E">
      <w:pPr>
        <w:rPr>
          <w:rFonts w:eastAsiaTheme="minorEastAsia"/>
        </w:rPr>
      </w:pPr>
    </w:p>
    <w:p w14:paraId="6DA6CD63" w14:textId="75EEE0D6" w:rsidR="00332A2E" w:rsidRPr="00332A2E" w:rsidRDefault="00332A2E" w:rsidP="00332A2E">
      <w:pPr>
        <w:rPr>
          <w:rFonts w:eastAsiaTheme="minorEastAsia"/>
        </w:rPr>
      </w:pPr>
      <w:r w:rsidRPr="00332A2E">
        <w:rPr>
          <w:rFonts w:eastAsiaTheme="minorEastAsia"/>
        </w:rPr>
        <w:t xml:space="preserve"> The key </w:t>
      </w:r>
      <w:r>
        <w:rPr>
          <w:rFonts w:eastAsiaTheme="minorEastAsia"/>
        </w:rPr>
        <w:t>features</w:t>
      </w:r>
      <w:r w:rsidRPr="00332A2E">
        <w:rPr>
          <w:rFonts w:eastAsiaTheme="minorEastAsia"/>
        </w:rPr>
        <w:t xml:space="preserve"> include:</w:t>
      </w:r>
    </w:p>
    <w:p w14:paraId="3DD65051" w14:textId="1D749059" w:rsidR="00332A2E" w:rsidRPr="00332A2E" w:rsidRDefault="00332A2E" w:rsidP="000E668A">
      <w:pPr>
        <w:pStyle w:val="ListParagraph"/>
        <w:numPr>
          <w:ilvl w:val="0"/>
          <w:numId w:val="37"/>
        </w:numPr>
        <w:rPr>
          <w:rFonts w:eastAsiaTheme="minorEastAsia"/>
        </w:rPr>
      </w:pPr>
      <w:r w:rsidRPr="00332A2E">
        <w:rPr>
          <w:rFonts w:eastAsiaTheme="minorEastAsia"/>
        </w:rPr>
        <w:t xml:space="preserve">It supports multiple </w:t>
      </w:r>
      <w:r>
        <w:rPr>
          <w:rFonts w:eastAsiaTheme="minorEastAsia"/>
        </w:rPr>
        <w:t>codings (</w:t>
      </w:r>
      <w:r w:rsidR="00E424EE">
        <w:rPr>
          <w:rFonts w:eastAsiaTheme="minorEastAsia"/>
        </w:rPr>
        <w:t>for</w:t>
      </w:r>
      <w:r>
        <w:rPr>
          <w:rFonts w:eastAsiaTheme="minorEastAsia"/>
        </w:rPr>
        <w:t xml:space="preserve"> </w:t>
      </w:r>
      <w:r w:rsidR="00E424EE">
        <w:rPr>
          <w:rFonts w:eastAsiaTheme="minorEastAsia"/>
        </w:rPr>
        <w:t>example tr</w:t>
      </w:r>
      <w:r w:rsidRPr="00332A2E">
        <w:rPr>
          <w:rFonts w:eastAsiaTheme="minorEastAsia"/>
        </w:rPr>
        <w:t>anslations</w:t>
      </w:r>
      <w:r>
        <w:rPr>
          <w:rFonts w:eastAsiaTheme="minorEastAsia"/>
        </w:rPr>
        <w:t>)</w:t>
      </w:r>
      <w:r w:rsidRPr="00332A2E">
        <w:rPr>
          <w:rFonts w:eastAsiaTheme="minorEastAsia"/>
        </w:rPr>
        <w:t xml:space="preserve"> which allows common </w:t>
      </w:r>
      <w:r>
        <w:rPr>
          <w:rFonts w:eastAsiaTheme="minorEastAsia"/>
        </w:rPr>
        <w:t xml:space="preserve">resource </w:t>
      </w:r>
      <w:r w:rsidRPr="00332A2E">
        <w:rPr>
          <w:rFonts w:eastAsiaTheme="minorEastAsia"/>
        </w:rPr>
        <w:t xml:space="preserve">instances to be used in situations where different recipients might require different codes. </w:t>
      </w:r>
    </w:p>
    <w:p w14:paraId="1CEE73D2" w14:textId="77777777" w:rsidR="00332A2E" w:rsidRPr="00332A2E" w:rsidRDefault="00332A2E" w:rsidP="000E668A">
      <w:pPr>
        <w:pStyle w:val="ListParagraph"/>
        <w:numPr>
          <w:ilvl w:val="0"/>
          <w:numId w:val="37"/>
        </w:numPr>
        <w:rPr>
          <w:rFonts w:eastAsiaTheme="minorEastAsia"/>
        </w:rPr>
      </w:pPr>
      <w:r w:rsidRPr="00332A2E">
        <w:rPr>
          <w:rFonts w:eastAsiaTheme="minorEastAsia"/>
        </w:rPr>
        <w:t xml:space="preserve">It also allows for migration between code systems over time. </w:t>
      </w:r>
    </w:p>
    <w:p w14:paraId="3029BEDB" w14:textId="3688E751" w:rsidR="00332A2E" w:rsidRPr="00332A2E" w:rsidRDefault="00332A2E" w:rsidP="000E668A">
      <w:pPr>
        <w:pStyle w:val="ListParagraph"/>
        <w:numPr>
          <w:ilvl w:val="0"/>
          <w:numId w:val="37"/>
        </w:numPr>
        <w:rPr>
          <w:rFonts w:ascii="Times" w:hAnsi="Times"/>
          <w:sz w:val="20"/>
          <w:lang w:val="en-US" w:eastAsia="en-US"/>
        </w:rPr>
      </w:pPr>
      <w:r>
        <w:rPr>
          <w:rFonts w:eastAsiaTheme="minorEastAsia"/>
        </w:rPr>
        <w:t>It</w:t>
      </w:r>
      <w:r w:rsidRPr="00332A2E">
        <w:rPr>
          <w:rFonts w:eastAsiaTheme="minorEastAsia"/>
        </w:rPr>
        <w:t xml:space="preserve"> supports conveying a textual representation of the concept which is important for situations where no appropriate code exists or where the recipient doesn't recognize the code system or wishes to see the full detail of the original concept, not necessarily what was expressible by the selected code.</w:t>
      </w:r>
    </w:p>
    <w:p w14:paraId="143096F6" w14:textId="271C0E3F" w:rsidR="000D3A57" w:rsidRDefault="000D3A57" w:rsidP="000D3A57">
      <w:pPr>
        <w:pStyle w:val="Heading3"/>
      </w:pPr>
      <w:bookmarkStart w:id="233" w:name="_Toc229627719"/>
      <w:r>
        <w:t>Resource reference</w:t>
      </w:r>
      <w:bookmarkEnd w:id="233"/>
    </w:p>
    <w:p w14:paraId="7A5B472C" w14:textId="511C468E" w:rsidR="000D3A57" w:rsidRDefault="000D3A57" w:rsidP="000D3A57">
      <w:r>
        <w:t>The resource reference is a ‘special’ datatype, as it allows one resource to refer to another. A very common example of this is where a resource representing a clinical concept like a problem or an observation needs to refer to the patient that the resource is about.</w:t>
      </w:r>
    </w:p>
    <w:p w14:paraId="4907F3AE" w14:textId="29A513AB" w:rsidR="000D3A57" w:rsidRDefault="00BC569B" w:rsidP="000D3A57">
      <w:r>
        <w:t>A resource reference has the following format:</w:t>
      </w:r>
    </w:p>
    <w:p w14:paraId="57803BE7" w14:textId="7777777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&lt;</w:t>
      </w:r>
      <w:hyperlink r:id="rId48" w:anchor="ResourceReference" w:tooltip="A reference from one resource to another" w:history="1">
        <w:r>
          <w:rPr>
            <w:rStyle w:val="Hyperlink"/>
            <w:b/>
            <w:bCs/>
            <w:color w:val="800080"/>
            <w:sz w:val="17"/>
            <w:szCs w:val="17"/>
            <w:bdr w:val="none" w:sz="0" w:space="0" w:color="auto" w:frame="1"/>
          </w:rPr>
          <w:t>[name]</w:t>
        </w:r>
      </w:hyperlink>
      <w:r>
        <w:rPr>
          <w:color w:val="000000"/>
          <w:sz w:val="17"/>
          <w:szCs w:val="17"/>
        </w:rPr>
        <w:t xml:space="preserve"> xmlns="http://hl7.org/fhir"&gt; </w:t>
      </w:r>
    </w:p>
    <w:p w14:paraId="6B946F0B" w14:textId="3732A59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49" w:anchor="ResourceReference.type" w:tooltip="The name of one of the resource types defined in this specification to identify the type of the resource being referenced" w:history="1">
        <w:r>
          <w:rPr>
            <w:rStyle w:val="Hyperlink"/>
            <w:b/>
            <w:bCs/>
            <w:color w:val="800080"/>
            <w:sz w:val="17"/>
            <w:szCs w:val="17"/>
            <w:bdr w:val="none" w:sz="0" w:space="0" w:color="auto" w:frame="1"/>
          </w:rPr>
          <w:t>type</w:t>
        </w:r>
      </w:hyperlink>
      <w:r>
        <w:rPr>
          <w:color w:val="000000"/>
          <w:sz w:val="17"/>
          <w:szCs w:val="17"/>
        </w:rPr>
        <w:t xml:space="preserve"> value="[</w:t>
      </w:r>
      <w:hyperlink r:id="rId50" w:anchor="code" w:history="1">
        <w:r>
          <w:rPr>
            <w:rStyle w:val="Hyperlink"/>
            <w:color w:val="006400"/>
            <w:sz w:val="17"/>
            <w:szCs w:val="17"/>
            <w:bdr w:val="none" w:sz="0" w:space="0" w:color="auto" w:frame="1"/>
          </w:rPr>
          <w:t>code</w:t>
        </w:r>
      </w:hyperlink>
      <w:r>
        <w:rPr>
          <w:color w:val="000000"/>
          <w:sz w:val="17"/>
          <w:szCs w:val="17"/>
        </w:rPr>
        <w:t>]"/&gt;</w:t>
      </w:r>
      <w:r>
        <w:rPr>
          <w:color w:val="808080"/>
          <w:sz w:val="17"/>
          <w:szCs w:val="17"/>
        </w:rPr>
        <w:t>&lt;!--</w:t>
      </w:r>
      <w:r>
        <w:rPr>
          <w:color w:val="000000"/>
          <w:sz w:val="17"/>
          <w:szCs w:val="17"/>
        </w:rPr>
        <w:t xml:space="preserve"> </w:t>
      </w:r>
      <w:r>
        <w:rPr>
          <w:b/>
          <w:bCs/>
          <w:color w:val="FF1493"/>
          <w:sz w:val="17"/>
          <w:szCs w:val="17"/>
        </w:rPr>
        <w:t>0..1</w:t>
      </w:r>
      <w:r>
        <w:rPr>
          <w:color w:val="000000"/>
          <w:sz w:val="17"/>
          <w:szCs w:val="17"/>
        </w:rPr>
        <w:t xml:space="preserve"> </w:t>
      </w:r>
      <w:r>
        <w:rPr>
          <w:color w:val="000080"/>
          <w:sz w:val="17"/>
          <w:szCs w:val="17"/>
        </w:rPr>
        <w:t>Resource Type</w:t>
      </w:r>
      <w:r>
        <w:rPr>
          <w:color w:val="808080"/>
          <w:sz w:val="17"/>
          <w:szCs w:val="17"/>
        </w:rPr>
        <w:t xml:space="preserve"> --&gt;</w:t>
      </w:r>
      <w:r>
        <w:rPr>
          <w:color w:val="000000"/>
          <w:sz w:val="17"/>
          <w:szCs w:val="17"/>
        </w:rPr>
        <w:t xml:space="preserve">  </w:t>
      </w:r>
    </w:p>
    <w:p w14:paraId="2D075ECF" w14:textId="77777777"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1" w:anchor="ResourceReference.url" w:tooltip="A literal URL that resolves to the location of the resource. The URL may be relative or absolute. Relative Ids contain the logical id of the resource. The reference may be version specific or not. If the reference is not to a FHIR RESTful server, then it shoul" w:history="1">
        <w:r>
          <w:rPr>
            <w:rStyle w:val="Hyperlink"/>
            <w:b/>
            <w:bCs/>
            <w:color w:val="800080"/>
            <w:sz w:val="17"/>
            <w:szCs w:val="17"/>
            <w:bdr w:val="none" w:sz="0" w:space="0" w:color="auto" w:frame="1"/>
          </w:rPr>
          <w:t>url</w:t>
        </w:r>
      </w:hyperlink>
      <w:r>
        <w:rPr>
          <w:color w:val="000000"/>
          <w:sz w:val="17"/>
          <w:szCs w:val="17"/>
        </w:rPr>
        <w:t xml:space="preserve"> value="[</w:t>
      </w:r>
      <w:hyperlink r:id="rId52" w:anchor="uri" w:history="1">
        <w:r>
          <w:rPr>
            <w:rStyle w:val="Hyperlink"/>
            <w:color w:val="006400"/>
            <w:sz w:val="17"/>
            <w:szCs w:val="17"/>
            <w:bdr w:val="none" w:sz="0" w:space="0" w:color="auto" w:frame="1"/>
          </w:rPr>
          <w:t>uri</w:t>
        </w:r>
      </w:hyperlink>
      <w:r>
        <w:rPr>
          <w:color w:val="000000"/>
          <w:sz w:val="17"/>
          <w:szCs w:val="17"/>
        </w:rPr>
        <w:t>]"/&gt;</w:t>
      </w:r>
      <w:r>
        <w:rPr>
          <w:color w:val="808080"/>
          <w:sz w:val="17"/>
          <w:szCs w:val="17"/>
        </w:rPr>
        <w:t>&lt;!--</w:t>
      </w:r>
      <w:r>
        <w:rPr>
          <w:color w:val="000000"/>
          <w:sz w:val="17"/>
          <w:szCs w:val="17"/>
        </w:rPr>
        <w:t xml:space="preserve"> </w:t>
      </w:r>
      <w:r>
        <w:rPr>
          <w:b/>
          <w:bCs/>
          <w:color w:val="FF1493"/>
          <w:sz w:val="17"/>
          <w:szCs w:val="17"/>
        </w:rPr>
        <w:t>0..1</w:t>
      </w:r>
      <w:r>
        <w:rPr>
          <w:color w:val="000000"/>
          <w:sz w:val="17"/>
          <w:szCs w:val="17"/>
        </w:rPr>
        <w:t xml:space="preserve"> </w:t>
      </w:r>
      <w:r>
        <w:rPr>
          <w:color w:val="000080"/>
          <w:sz w:val="17"/>
          <w:szCs w:val="17"/>
        </w:rPr>
        <w:t>relative or absolute reference</w:t>
      </w:r>
      <w:r>
        <w:rPr>
          <w:color w:val="808080"/>
          <w:sz w:val="17"/>
          <w:szCs w:val="17"/>
        </w:rPr>
        <w:t xml:space="preserve"> --&gt;</w:t>
      </w:r>
      <w:r>
        <w:rPr>
          <w:color w:val="000000"/>
          <w:sz w:val="17"/>
          <w:szCs w:val="17"/>
        </w:rPr>
        <w:t xml:space="preserve">  </w:t>
      </w:r>
    </w:p>
    <w:p w14:paraId="54D217FB" w14:textId="67A9606F" w:rsidR="00BC569B" w:rsidRDefault="00BC569B" w:rsidP="00BC569B">
      <w:pPr>
        <w:pStyle w:val="HTMLPreformatted"/>
        <w:pBdr>
          <w:top w:val="single" w:sz="6" w:space="4" w:color="DCDCDC"/>
          <w:left w:val="single" w:sz="6" w:space="4" w:color="DCDCDC"/>
          <w:bottom w:val="single" w:sz="6" w:space="4" w:color="DCDCDC"/>
          <w:right w:val="single" w:sz="6" w:space="4" w:color="DCDCDC"/>
        </w:pBdr>
        <w:shd w:val="clear" w:color="auto" w:fill="FFFFE0"/>
        <w:rPr>
          <w:color w:val="000000"/>
          <w:sz w:val="17"/>
          <w:szCs w:val="17"/>
        </w:rPr>
      </w:pPr>
      <w:r>
        <w:rPr>
          <w:color w:val="000000"/>
          <w:sz w:val="17"/>
          <w:szCs w:val="17"/>
        </w:rPr>
        <w:t xml:space="preserve">  &lt;</w:t>
      </w:r>
      <w:hyperlink r:id="rId53" w:anchor="ResourceReference.display" w:tooltip="Plain text narrative that identifies the resource in addition to the resource reference" w:history="1">
        <w:r>
          <w:rPr>
            <w:rStyle w:val="Hyperlink"/>
            <w:b/>
            <w:bCs/>
            <w:color w:val="800080"/>
            <w:sz w:val="17"/>
            <w:szCs w:val="17"/>
            <w:bdr w:val="none" w:sz="0" w:space="0" w:color="auto" w:frame="1"/>
          </w:rPr>
          <w:t>display</w:t>
        </w:r>
      </w:hyperlink>
      <w:r>
        <w:rPr>
          <w:color w:val="000000"/>
          <w:sz w:val="17"/>
          <w:szCs w:val="17"/>
        </w:rPr>
        <w:t xml:space="preserve"> value="[</w:t>
      </w:r>
      <w:hyperlink r:id="rId54" w:anchor="string" w:history="1">
        <w:r>
          <w:rPr>
            <w:rStyle w:val="Hyperlink"/>
            <w:color w:val="006400"/>
            <w:sz w:val="17"/>
            <w:szCs w:val="17"/>
            <w:bdr w:val="none" w:sz="0" w:space="0" w:color="auto" w:frame="1"/>
          </w:rPr>
          <w:t>string</w:t>
        </w:r>
      </w:hyperlink>
      <w:r>
        <w:rPr>
          <w:color w:val="000000"/>
          <w:sz w:val="17"/>
          <w:szCs w:val="17"/>
        </w:rPr>
        <w:t>]"/&gt;</w:t>
      </w:r>
      <w:r>
        <w:rPr>
          <w:color w:val="808080"/>
          <w:sz w:val="17"/>
          <w:szCs w:val="17"/>
        </w:rPr>
        <w:t>&lt;!--</w:t>
      </w:r>
      <w:r>
        <w:rPr>
          <w:color w:val="000000"/>
          <w:sz w:val="17"/>
          <w:szCs w:val="17"/>
        </w:rPr>
        <w:t xml:space="preserve"> </w:t>
      </w:r>
      <w:r>
        <w:rPr>
          <w:b/>
          <w:bCs/>
          <w:color w:val="A52A2A"/>
          <w:sz w:val="17"/>
          <w:szCs w:val="17"/>
        </w:rPr>
        <w:t>0..1</w:t>
      </w:r>
      <w:r>
        <w:rPr>
          <w:color w:val="000000"/>
          <w:sz w:val="17"/>
          <w:szCs w:val="17"/>
        </w:rPr>
        <w:t xml:space="preserve"> </w:t>
      </w:r>
      <w:r>
        <w:rPr>
          <w:color w:val="000080"/>
          <w:sz w:val="17"/>
          <w:szCs w:val="17"/>
        </w:rPr>
        <w:t>Text alternative for the resource</w:t>
      </w:r>
      <w:r>
        <w:rPr>
          <w:color w:val="808080"/>
          <w:sz w:val="17"/>
          <w:szCs w:val="17"/>
        </w:rPr>
        <w:t xml:space="preserve"> --&gt;</w:t>
      </w:r>
      <w:r>
        <w:rPr>
          <w:color w:val="000000"/>
          <w:sz w:val="17"/>
          <w:szCs w:val="17"/>
        </w:rPr>
        <w:t xml:space="preserve"> &lt;/[name]&gt; </w:t>
      </w:r>
    </w:p>
    <w:p w14:paraId="1AEED579" w14:textId="77777777" w:rsidR="00BC569B" w:rsidRDefault="00BC569B" w:rsidP="00BC569B">
      <w:pPr>
        <w:rPr>
          <w:sz w:val="20"/>
        </w:rPr>
      </w:pPr>
    </w:p>
    <w:p w14:paraId="32961236" w14:textId="7F981DEC" w:rsidR="00BC569B" w:rsidRDefault="00BC569B" w:rsidP="00BC569B">
      <w:r w:rsidRPr="00BC569B">
        <w:t>The contents are:</w:t>
      </w:r>
    </w:p>
    <w:p w14:paraId="277FCD07" w14:textId="77777777" w:rsidR="00BC569B" w:rsidRDefault="00BC569B" w:rsidP="000E668A">
      <w:pPr>
        <w:pStyle w:val="ListParagraph"/>
        <w:numPr>
          <w:ilvl w:val="0"/>
          <w:numId w:val="28"/>
        </w:numPr>
      </w:pPr>
      <w:r>
        <w:t>[name] : the name of the reference within the resource. For example, the problem resource has a ‘subject’ reference to a patient resource.</w:t>
      </w:r>
    </w:p>
    <w:p w14:paraId="3CE99D41" w14:textId="0D94EAB7" w:rsidR="00BC569B" w:rsidRDefault="00BC569B" w:rsidP="000E668A">
      <w:pPr>
        <w:pStyle w:val="ListParagraph"/>
        <w:numPr>
          <w:ilvl w:val="0"/>
          <w:numId w:val="28"/>
        </w:numPr>
      </w:pPr>
      <w:r>
        <w:t>Type: the type of r</w:t>
      </w:r>
      <w:r w:rsidR="003D1FC5">
        <w:t>esource that is being referenced</w:t>
      </w:r>
      <w:r>
        <w:t xml:space="preserve"> – eg Patient</w:t>
      </w:r>
    </w:p>
    <w:p w14:paraId="11835D53" w14:textId="309EC357" w:rsidR="00BC569B" w:rsidRDefault="00BC569B" w:rsidP="000E668A">
      <w:pPr>
        <w:pStyle w:val="ListParagraph"/>
        <w:numPr>
          <w:ilvl w:val="0"/>
          <w:numId w:val="28"/>
        </w:numPr>
      </w:pPr>
      <w:r>
        <w:t xml:space="preserve">url: the reference to the resource. This can be a relative or an absolute reference, and can also be version specific. See the discussion on page </w:t>
      </w:r>
      <w:r>
        <w:fldChar w:fldCharType="begin"/>
      </w:r>
      <w:r>
        <w:instrText xml:space="preserve"> PAGEREF _Ref229052002 \h </w:instrText>
      </w:r>
      <w:r>
        <w:fldChar w:fldCharType="separate"/>
      </w:r>
      <w:r w:rsidR="00AE7F29">
        <w:rPr>
          <w:noProof/>
        </w:rPr>
        <w:t>20</w:t>
      </w:r>
      <w:r>
        <w:fldChar w:fldCharType="end"/>
      </w:r>
      <w:r>
        <w:t xml:space="preserve"> for further details on this.</w:t>
      </w:r>
    </w:p>
    <w:p w14:paraId="3B7FCB15" w14:textId="380B049D" w:rsidR="00BC569B" w:rsidRPr="00BC569B" w:rsidRDefault="00BC569B" w:rsidP="000E668A">
      <w:pPr>
        <w:pStyle w:val="ListParagraph"/>
        <w:numPr>
          <w:ilvl w:val="0"/>
          <w:numId w:val="28"/>
        </w:numPr>
      </w:pPr>
      <w:r>
        <w:t xml:space="preserve">Display: </w:t>
      </w:r>
      <w:r w:rsidR="00B83AB1">
        <w:t xml:space="preserve">this is to identify what is being referenced. For example, if the reference is to a patient then it might </w:t>
      </w:r>
      <w:r w:rsidR="003D1FC5">
        <w:t>contain</w:t>
      </w:r>
      <w:r w:rsidR="00B83AB1">
        <w:t xml:space="preserve"> the patient name. Specifically, it is not the same as the text element of the </w:t>
      </w:r>
      <w:r w:rsidR="003D1FC5">
        <w:t xml:space="preserve">referenced </w:t>
      </w:r>
      <w:r w:rsidR="00B83AB1">
        <w:t>resource.</w:t>
      </w:r>
    </w:p>
    <w:p w14:paraId="33323EEF" w14:textId="6232E797" w:rsidR="00BC569B" w:rsidRDefault="00BC569B" w:rsidP="000D3A57">
      <w:r>
        <w:t>For example</w:t>
      </w:r>
      <w:r w:rsidR="00956E43">
        <w:t>:</w:t>
      </w:r>
    </w:p>
    <w:p w14:paraId="1BDC9892"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Style w:val="xmltag"/>
          <w:rFonts w:ascii="Courier New" w:hAnsi="Courier New" w:cs="Courier New"/>
          <w:color w:val="000080"/>
          <w:sz w:val="18"/>
          <w:szCs w:val="18"/>
        </w:rPr>
        <w:t>&lt;subject&gt;</w:t>
      </w:r>
      <w:r>
        <w:rPr>
          <w:rFonts w:ascii="Courier New" w:hAnsi="Courier New" w:cs="Courier New"/>
          <w:b/>
          <w:bCs/>
          <w:color w:val="000000"/>
          <w:sz w:val="18"/>
          <w:szCs w:val="18"/>
        </w:rPr>
        <w:t xml:space="preserve">     </w:t>
      </w:r>
    </w:p>
    <w:p w14:paraId="066F42FF"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Fonts w:ascii="Courier New" w:hAnsi="Courier New" w:cs="Courier New"/>
          <w:b/>
          <w:bCs/>
          <w:color w:val="000000"/>
          <w:sz w:val="18"/>
          <w:szCs w:val="18"/>
        </w:rPr>
        <w:t xml:space="preserve">  </w:t>
      </w:r>
      <w:r>
        <w:rPr>
          <w:rStyle w:val="xmltag"/>
          <w:rFonts w:ascii="Courier New" w:hAnsi="Courier New" w:cs="Courier New"/>
          <w:color w:val="000080"/>
          <w:sz w:val="18"/>
          <w:szCs w:val="18"/>
        </w:rPr>
        <w:t>&lt;type</w:t>
      </w:r>
      <w:r>
        <w:rPr>
          <w:rStyle w:val="xmlattr"/>
          <w:rFonts w:ascii="Courier New" w:hAnsi="Courier New" w:cs="Courier New"/>
          <w:color w:val="800000"/>
          <w:sz w:val="18"/>
          <w:szCs w:val="18"/>
        </w:rPr>
        <w:t xml:space="preserve"> value="</w:t>
      </w:r>
      <w:r>
        <w:rPr>
          <w:rStyle w:val="xmlattrvalue"/>
          <w:rFonts w:ascii="Courier New" w:hAnsi="Courier New" w:cs="Courier New"/>
          <w:color w:val="006400"/>
          <w:sz w:val="18"/>
          <w:szCs w:val="18"/>
        </w:rPr>
        <w:t>Patient</w:t>
      </w:r>
      <w:r>
        <w:rPr>
          <w:rStyle w:val="xmlattr"/>
          <w:rFonts w:ascii="Courier New" w:hAnsi="Courier New" w:cs="Courier New"/>
          <w:color w:val="800000"/>
          <w:sz w:val="18"/>
          <w:szCs w:val="18"/>
        </w:rPr>
        <w:t>"</w:t>
      </w:r>
      <w:r>
        <w:rPr>
          <w:rStyle w:val="xmltag"/>
          <w:rFonts w:ascii="Courier New" w:hAnsi="Courier New" w:cs="Courier New"/>
          <w:color w:val="000080"/>
          <w:sz w:val="18"/>
          <w:szCs w:val="18"/>
        </w:rPr>
        <w:t>/&gt;</w:t>
      </w:r>
      <w:r>
        <w:rPr>
          <w:rFonts w:ascii="Courier New" w:hAnsi="Courier New" w:cs="Courier New"/>
          <w:b/>
          <w:bCs/>
          <w:color w:val="000000"/>
          <w:sz w:val="18"/>
          <w:szCs w:val="18"/>
        </w:rPr>
        <w:t xml:space="preserve">     </w:t>
      </w:r>
    </w:p>
    <w:p w14:paraId="1F0DCC06" w14:textId="77777777" w:rsidR="00F92A8E" w:rsidRDefault="00F92A8E" w:rsidP="003A0BAB">
      <w:pPr>
        <w:pStyle w:val="HTMLPreformatted"/>
        <w:shd w:val="clear" w:color="auto" w:fill="F0FFFF"/>
        <w:ind w:left="284"/>
        <w:rPr>
          <w:rFonts w:ascii="Courier New" w:hAnsi="Courier New" w:cs="Courier New"/>
          <w:b/>
          <w:bCs/>
          <w:color w:val="000000"/>
          <w:sz w:val="18"/>
          <w:szCs w:val="18"/>
        </w:rPr>
      </w:pPr>
      <w:r>
        <w:rPr>
          <w:rFonts w:ascii="Courier New" w:hAnsi="Courier New" w:cs="Courier New"/>
          <w:b/>
          <w:bCs/>
          <w:color w:val="000000"/>
          <w:sz w:val="18"/>
          <w:szCs w:val="18"/>
        </w:rPr>
        <w:t xml:space="preserve">  </w:t>
      </w:r>
      <w:r>
        <w:rPr>
          <w:rStyle w:val="xmltag"/>
          <w:rFonts w:ascii="Courier New" w:hAnsi="Courier New" w:cs="Courier New"/>
          <w:color w:val="000080"/>
          <w:sz w:val="18"/>
          <w:szCs w:val="18"/>
        </w:rPr>
        <w:t>&lt;url</w:t>
      </w:r>
      <w:r>
        <w:rPr>
          <w:rStyle w:val="xmlattr"/>
          <w:rFonts w:ascii="Courier New" w:hAnsi="Courier New" w:cs="Courier New"/>
          <w:color w:val="800000"/>
          <w:sz w:val="18"/>
          <w:szCs w:val="18"/>
        </w:rPr>
        <w:t xml:space="preserve"> value="</w:t>
      </w:r>
      <w:r>
        <w:rPr>
          <w:rStyle w:val="xmlattrvalue"/>
          <w:rFonts w:ascii="Courier New" w:hAnsi="Courier New" w:cs="Courier New"/>
          <w:color w:val="006400"/>
          <w:sz w:val="18"/>
          <w:szCs w:val="18"/>
        </w:rPr>
        <w:t>../patient/@example</w:t>
      </w:r>
      <w:r>
        <w:rPr>
          <w:rStyle w:val="xmlattr"/>
          <w:rFonts w:ascii="Courier New" w:hAnsi="Courier New" w:cs="Courier New"/>
          <w:color w:val="800000"/>
          <w:sz w:val="18"/>
          <w:szCs w:val="18"/>
        </w:rPr>
        <w:t>"</w:t>
      </w:r>
      <w:r>
        <w:rPr>
          <w:rStyle w:val="xmltag"/>
          <w:rFonts w:ascii="Courier New" w:hAnsi="Courier New" w:cs="Courier New"/>
          <w:color w:val="000080"/>
          <w:sz w:val="18"/>
          <w:szCs w:val="18"/>
        </w:rPr>
        <w:t>/&gt;</w:t>
      </w:r>
      <w:r>
        <w:rPr>
          <w:rFonts w:ascii="Courier New" w:hAnsi="Courier New" w:cs="Courier New"/>
          <w:b/>
          <w:bCs/>
          <w:color w:val="000000"/>
          <w:sz w:val="18"/>
          <w:szCs w:val="18"/>
        </w:rPr>
        <w:t xml:space="preserve">   </w:t>
      </w:r>
    </w:p>
    <w:p w14:paraId="3C685B3C" w14:textId="5D424DC9" w:rsidR="00F92A8E" w:rsidRPr="00F92A8E" w:rsidRDefault="00F92A8E" w:rsidP="003A0BAB">
      <w:pPr>
        <w:pStyle w:val="HTMLPreformatted"/>
        <w:shd w:val="clear" w:color="auto" w:fill="F0FFFF"/>
        <w:ind w:left="284"/>
        <w:rPr>
          <w:rFonts w:ascii="Courier New" w:hAnsi="Courier New" w:cs="Courier New"/>
          <w:bCs/>
          <w:color w:val="000000"/>
          <w:sz w:val="18"/>
          <w:szCs w:val="18"/>
        </w:rPr>
      </w:pPr>
      <w:r>
        <w:rPr>
          <w:rFonts w:ascii="Courier New" w:hAnsi="Courier New" w:cs="Courier New"/>
          <w:b/>
          <w:bCs/>
          <w:color w:val="000000"/>
          <w:sz w:val="18"/>
          <w:szCs w:val="18"/>
        </w:rPr>
        <w:t xml:space="preserve">  </w:t>
      </w:r>
      <w:r w:rsidRPr="00F92A8E">
        <w:rPr>
          <w:rFonts w:ascii="Courier New" w:hAnsi="Courier New" w:cs="Courier New"/>
          <w:bCs/>
          <w:color w:val="000000"/>
          <w:sz w:val="18"/>
          <w:szCs w:val="18"/>
        </w:rPr>
        <w:t>&lt;display value=”patient example”/&gt;</w:t>
      </w:r>
    </w:p>
    <w:p w14:paraId="79DFDADF" w14:textId="6F58CAC8" w:rsidR="00F92A8E" w:rsidRDefault="00F92A8E" w:rsidP="003A0BAB">
      <w:pPr>
        <w:pStyle w:val="HTMLPreformatted"/>
        <w:shd w:val="clear" w:color="auto" w:fill="F0FFFF"/>
        <w:ind w:left="284"/>
        <w:rPr>
          <w:rFonts w:ascii="Courier New" w:hAnsi="Courier New" w:cs="Courier New"/>
          <w:color w:val="000000"/>
          <w:sz w:val="18"/>
          <w:szCs w:val="18"/>
        </w:rPr>
      </w:pPr>
      <w:r>
        <w:rPr>
          <w:rStyle w:val="xmltag"/>
          <w:rFonts w:ascii="Courier New" w:hAnsi="Courier New" w:cs="Courier New"/>
          <w:color w:val="000080"/>
          <w:sz w:val="18"/>
          <w:szCs w:val="18"/>
        </w:rPr>
        <w:t>&lt;/subject&gt;</w:t>
      </w:r>
    </w:p>
    <w:p w14:paraId="59A7FD65" w14:textId="77777777" w:rsidR="00B83AB1" w:rsidRDefault="00B83AB1" w:rsidP="000D3A57"/>
    <w:p w14:paraId="67E58333" w14:textId="4A6E2F0F" w:rsidR="00BC569B" w:rsidRDefault="003A0BAB" w:rsidP="000D3A57">
      <w:r>
        <w:t xml:space="preserve">This example </w:t>
      </w:r>
      <w:r w:rsidR="00F92A8E">
        <w:t>would indicate that the subject of this reference is a patient whose name is ‘patient example’</w:t>
      </w:r>
      <w:r w:rsidR="00C63F21">
        <w:t>, has the id ‘example’ and can be found on the same server as the resource containing the reference.</w:t>
      </w:r>
      <w:r w:rsidR="003D1FC5">
        <w:t xml:space="preserve"> Note that the id is prefixed by the ‘@’ symbol.</w:t>
      </w:r>
    </w:p>
    <w:p w14:paraId="6831D67F" w14:textId="6268E857" w:rsidR="008A2139" w:rsidRDefault="0039329F" w:rsidP="008A2139">
      <w:pPr>
        <w:pStyle w:val="Heading3"/>
      </w:pPr>
      <w:bookmarkStart w:id="234" w:name="_Toc229627720"/>
      <w:r>
        <w:t>Contained</w:t>
      </w:r>
      <w:r w:rsidR="008A2139">
        <w:t xml:space="preserve"> Resources</w:t>
      </w:r>
      <w:bookmarkEnd w:id="234"/>
    </w:p>
    <w:p w14:paraId="75BC2672" w14:textId="06D2F566" w:rsidR="008A2139" w:rsidRDefault="008A2139" w:rsidP="008A2139">
      <w:r>
        <w:t>A variant on the resource reference is where the resource being reference</w:t>
      </w:r>
      <w:r w:rsidR="007E3DB7">
        <w:t>d</w:t>
      </w:r>
      <w:r>
        <w:t xml:space="preserve"> is actually </w:t>
      </w:r>
      <w:r w:rsidR="0039329F">
        <w:t>contained within</w:t>
      </w:r>
      <w:r>
        <w:t xml:space="preserve"> the ‘parent’ resource. An example of this might be in a careplan where the plan is a short term one concerning a problem that is not in the patients main problem list.</w:t>
      </w:r>
    </w:p>
    <w:p w14:paraId="37B90E31" w14:textId="216C9D6D" w:rsidR="00536862" w:rsidRDefault="00536862" w:rsidP="008A2139">
      <w:r>
        <w:lastRenderedPageBreak/>
        <w:t>The following snippet shows a problem ‘included’ in a careplan:</w:t>
      </w:r>
    </w:p>
    <w:p w14:paraId="5EE021BB"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&lt;contained&gt;</w:t>
      </w:r>
    </w:p>
    <w:p w14:paraId="23C437F1" w14:textId="0000D046"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&lt;Problem</w:t>
      </w:r>
      <w:r w:rsidR="008A2139" w:rsidRPr="008A2139">
        <w:rPr>
          <w:rFonts w:ascii="Courier New" w:eastAsiaTheme="minorEastAsia" w:hAnsi="Courier New" w:cs="Courier New"/>
          <w:color w:val="800000"/>
          <w:sz w:val="18"/>
          <w:szCs w:val="18"/>
          <w:lang w:val="en-US" w:eastAsia="en-US"/>
        </w:rPr>
        <w:t xml:space="preserve"> id="</w:t>
      </w:r>
      <w:r w:rsidR="008A2139" w:rsidRPr="008A2139">
        <w:rPr>
          <w:rFonts w:ascii="Courier New" w:eastAsiaTheme="minorEastAsia" w:hAnsi="Courier New" w:cs="Courier New"/>
          <w:color w:val="006400"/>
          <w:sz w:val="18"/>
          <w:szCs w:val="18"/>
          <w:lang w:val="en-US" w:eastAsia="en-US"/>
        </w:rPr>
        <w:t>p1</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9B88955"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&lt;subject&gt;</w:t>
      </w:r>
    </w:p>
    <w:p w14:paraId="02341C63"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&lt;type</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Patient</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21AE85DE"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&lt;url</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../patient/@example</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52F1809D"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&lt;display</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Peter James Chalmers</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4C29BBDC"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&lt;/subject&gt;</w:t>
      </w:r>
    </w:p>
    <w:p w14:paraId="6B2E8D69"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&lt;code&gt;</w:t>
      </w:r>
    </w:p>
    <w:p w14:paraId="700FB4F9"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&lt;text</w:t>
      </w:r>
      <w:r w:rsidRPr="008A2139">
        <w:rPr>
          <w:rFonts w:ascii="Courier New" w:eastAsiaTheme="minorEastAsia" w:hAnsi="Courier New" w:cs="Courier New"/>
          <w:color w:val="800000"/>
          <w:sz w:val="18"/>
          <w:szCs w:val="18"/>
          <w:lang w:val="en-US" w:eastAsia="en-US"/>
        </w:rPr>
        <w:t xml:space="preserve"> value="</w:t>
      </w:r>
      <w:r w:rsidRPr="008A2139">
        <w:rPr>
          <w:rFonts w:ascii="Courier New" w:eastAsiaTheme="minorEastAsia" w:hAnsi="Courier New" w:cs="Courier New"/>
          <w:color w:val="006400"/>
          <w:sz w:val="18"/>
          <w:szCs w:val="18"/>
          <w:lang w:val="en-US" w:eastAsia="en-US"/>
        </w:rPr>
        <w:t>Obesity</w:t>
      </w:r>
      <w:r w:rsidRPr="008A2139">
        <w:rPr>
          <w:rFonts w:ascii="Courier New" w:eastAsiaTheme="minorEastAsia" w:hAnsi="Courier New" w:cs="Courier New"/>
          <w:color w:val="800000"/>
          <w:sz w:val="18"/>
          <w:szCs w:val="18"/>
          <w:lang w:val="en-US" w:eastAsia="en-US"/>
        </w:rPr>
        <w:t>"</w:t>
      </w:r>
      <w:r w:rsidRPr="008A2139">
        <w:rPr>
          <w:rFonts w:ascii="Courier New" w:eastAsiaTheme="minorEastAsia" w:hAnsi="Courier New" w:cs="Courier New"/>
          <w:color w:val="000080"/>
          <w:sz w:val="18"/>
          <w:szCs w:val="18"/>
          <w:lang w:val="en-US" w:eastAsia="en-US"/>
        </w:rPr>
        <w:t>/&gt;</w:t>
      </w:r>
    </w:p>
    <w:p w14:paraId="54D60585"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b/>
          <w:bCs/>
          <w:color w:val="000000"/>
          <w:sz w:val="18"/>
          <w:szCs w:val="18"/>
          <w:lang w:val="en-US" w:eastAsia="en-US"/>
        </w:rPr>
        <w:t xml:space="preserve">         </w:t>
      </w:r>
      <w:r w:rsidRPr="008A2139">
        <w:rPr>
          <w:rFonts w:ascii="Courier New" w:eastAsiaTheme="minorEastAsia" w:hAnsi="Courier New" w:cs="Courier New"/>
          <w:color w:val="000080"/>
          <w:sz w:val="18"/>
          <w:szCs w:val="18"/>
          <w:lang w:val="en-US" w:eastAsia="en-US"/>
        </w:rPr>
        <w:t>&lt;/code&gt;</w:t>
      </w:r>
    </w:p>
    <w:p w14:paraId="2D54FA78" w14:textId="108B10E0"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&lt;/Problem&gt;</w:t>
      </w:r>
    </w:p>
    <w:p w14:paraId="4E07E5B0" w14:textId="3A42C9F9" w:rsidR="008A2139" w:rsidRPr="008A2139"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00"/>
          <w:sz w:val="18"/>
          <w:szCs w:val="18"/>
          <w:lang w:val="en-US" w:eastAsia="en-US"/>
        </w:rPr>
      </w:pPr>
      <w:r w:rsidRPr="008A2139">
        <w:rPr>
          <w:rFonts w:ascii="Courier New" w:eastAsiaTheme="minorEastAsia" w:hAnsi="Courier New" w:cs="Courier New"/>
          <w:color w:val="000080"/>
          <w:sz w:val="18"/>
          <w:szCs w:val="18"/>
          <w:lang w:val="en-US" w:eastAsia="en-US"/>
        </w:rPr>
        <w:t>&lt;/contained&gt;</w:t>
      </w:r>
    </w:p>
    <w:p w14:paraId="1E634C13" w14:textId="77777777" w:rsidR="00536862" w:rsidRDefault="00536862" w:rsidP="008A2139"/>
    <w:p w14:paraId="21360AC5" w14:textId="661CF5E3" w:rsidR="008A2139" w:rsidRDefault="00536862" w:rsidP="008A2139">
      <w:r>
        <w:t xml:space="preserve">Note that the Problem </w:t>
      </w:r>
      <w:r w:rsidR="007E3DB7">
        <w:t xml:space="preserve">element </w:t>
      </w:r>
      <w:r>
        <w:t xml:space="preserve">has an id – this is used as an internal reference (it’s not like the id that identifies a resource) and in this example is the target of a reference from the concern element as shown in this snippet: </w:t>
      </w:r>
    </w:p>
    <w:p w14:paraId="6FB510A4" w14:textId="77777777" w:rsidR="00536862" w:rsidRDefault="00536862" w:rsidP="00536862">
      <w:pPr>
        <w:ind w:left="0"/>
      </w:pPr>
    </w:p>
    <w:p w14:paraId="21EBB140" w14:textId="77777777" w:rsidR="00536862"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&lt;concern&gt;</w:t>
      </w:r>
    </w:p>
    <w:p w14:paraId="78371B5B" w14:textId="2C276AF6"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&lt;type</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Problem</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1B9CEEF5" w14:textId="588B7812"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&lt;url</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#p1</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DDDDDE1" w14:textId="3B5BB1EA" w:rsidR="00536862" w:rsidRDefault="00536862"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Pr>
          <w:rFonts w:ascii="Courier New" w:eastAsiaTheme="minorEastAsia" w:hAnsi="Courier New" w:cs="Courier New"/>
          <w:b/>
          <w:bCs/>
          <w:color w:val="000000"/>
          <w:sz w:val="18"/>
          <w:szCs w:val="18"/>
          <w:lang w:val="en-US" w:eastAsia="en-US"/>
        </w:rPr>
        <w:t xml:space="preserve">   </w:t>
      </w:r>
      <w:r w:rsidR="008A2139" w:rsidRPr="008A2139">
        <w:rPr>
          <w:rFonts w:ascii="Courier New" w:eastAsiaTheme="minorEastAsia" w:hAnsi="Courier New" w:cs="Courier New"/>
          <w:color w:val="000080"/>
          <w:sz w:val="18"/>
          <w:szCs w:val="18"/>
          <w:lang w:val="en-US" w:eastAsia="en-US"/>
        </w:rPr>
        <w:t>&lt;display</w:t>
      </w:r>
      <w:r w:rsidR="008A2139" w:rsidRPr="008A2139">
        <w:rPr>
          <w:rFonts w:ascii="Courier New" w:eastAsiaTheme="minorEastAsia" w:hAnsi="Courier New" w:cs="Courier New"/>
          <w:color w:val="800000"/>
          <w:sz w:val="18"/>
          <w:szCs w:val="18"/>
          <w:lang w:val="en-US" w:eastAsia="en-US"/>
        </w:rPr>
        <w:t xml:space="preserve"> value="</w:t>
      </w:r>
      <w:r w:rsidR="008A2139" w:rsidRPr="008A2139">
        <w:rPr>
          <w:rFonts w:ascii="Courier New" w:eastAsiaTheme="minorEastAsia" w:hAnsi="Courier New" w:cs="Courier New"/>
          <w:color w:val="006400"/>
          <w:sz w:val="18"/>
          <w:szCs w:val="18"/>
          <w:lang w:val="en-US" w:eastAsia="en-US"/>
        </w:rPr>
        <w:t>obesity</w:t>
      </w:r>
      <w:r w:rsidR="008A2139" w:rsidRPr="008A2139">
        <w:rPr>
          <w:rFonts w:ascii="Courier New" w:eastAsiaTheme="minorEastAsia" w:hAnsi="Courier New" w:cs="Courier New"/>
          <w:color w:val="800000"/>
          <w:sz w:val="18"/>
          <w:szCs w:val="18"/>
          <w:lang w:val="en-US" w:eastAsia="en-US"/>
        </w:rPr>
        <w:t>"</w:t>
      </w:r>
      <w:r w:rsidR="008A2139" w:rsidRPr="008A2139">
        <w:rPr>
          <w:rFonts w:ascii="Courier New" w:eastAsiaTheme="minorEastAsia" w:hAnsi="Courier New" w:cs="Courier New"/>
          <w:color w:val="000080"/>
          <w:sz w:val="18"/>
          <w:szCs w:val="18"/>
          <w:lang w:val="en-US" w:eastAsia="en-US"/>
        </w:rPr>
        <w:t>/&gt;</w:t>
      </w:r>
    </w:p>
    <w:p w14:paraId="3147FEA2" w14:textId="714F8176" w:rsidR="008A2139" w:rsidRPr="003444FA" w:rsidRDefault="008A2139" w:rsidP="00956E43">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heme="minorEastAsia" w:hAnsi="Courier New" w:cs="Courier New"/>
          <w:color w:val="000080"/>
          <w:sz w:val="18"/>
          <w:szCs w:val="18"/>
          <w:lang w:val="en-US" w:eastAsia="en-US"/>
        </w:rPr>
      </w:pPr>
      <w:r w:rsidRPr="008A2139">
        <w:rPr>
          <w:rFonts w:ascii="Courier New" w:eastAsiaTheme="minorEastAsia" w:hAnsi="Courier New" w:cs="Courier New"/>
          <w:color w:val="000080"/>
          <w:sz w:val="18"/>
          <w:szCs w:val="18"/>
          <w:lang w:val="en-US" w:eastAsia="en-US"/>
        </w:rPr>
        <w:t>&lt;/concern&gt;</w:t>
      </w:r>
    </w:p>
    <w:p w14:paraId="12268C13" w14:textId="77777777" w:rsidR="003444FA" w:rsidRDefault="003444FA" w:rsidP="008A2139"/>
    <w:p w14:paraId="3149D103" w14:textId="6B3F62F5" w:rsidR="008A2139" w:rsidRDefault="008A2139" w:rsidP="008A2139">
      <w:r>
        <w:t xml:space="preserve">An important aspect to </w:t>
      </w:r>
      <w:r w:rsidR="0039329F">
        <w:t>contained</w:t>
      </w:r>
      <w:r>
        <w:t xml:space="preserve"> resources is that the resource being </w:t>
      </w:r>
      <w:r w:rsidR="0039329F">
        <w:t>contained</w:t>
      </w:r>
      <w:r>
        <w:t xml:space="preserve"> should not have it’s own identity – i.e. it’s not stored on a server somewhere.</w:t>
      </w:r>
      <w:r w:rsidR="00536862">
        <w:t xml:space="preserve"> If it is, then the reference should point to the resource in the usual way.</w:t>
      </w:r>
    </w:p>
    <w:p w14:paraId="4851CD4C" w14:textId="7AE9A73F" w:rsidR="0039329F" w:rsidRDefault="0039329F" w:rsidP="008A2139">
      <w:r>
        <w:t>In the words of the spec:</w:t>
      </w:r>
    </w:p>
    <w:p w14:paraId="1322C7CA" w14:textId="77777777" w:rsidR="0039329F" w:rsidRPr="0039329F" w:rsidRDefault="0039329F" w:rsidP="007E3DB7">
      <w:pPr>
        <w:spacing w:after="0"/>
        <w:ind w:left="720"/>
        <w:rPr>
          <w:rFonts w:ascii="Times" w:hAnsi="Times"/>
          <w:sz w:val="20"/>
          <w:lang w:val="en-US" w:eastAsia="en-US"/>
        </w:rPr>
      </w:pPr>
      <w:r w:rsidRPr="0039329F">
        <w:rPr>
          <w:rFonts w:ascii="Verdana" w:hAnsi="Verdana"/>
          <w:b/>
          <w:bCs/>
          <w:color w:val="000000"/>
          <w:sz w:val="18"/>
          <w:szCs w:val="18"/>
          <w:shd w:val="clear" w:color="auto" w:fill="FFFFFF"/>
          <w:lang w:val="en-US" w:eastAsia="en-US"/>
        </w:rPr>
        <w:t>This should never be done when the content can be identified properly, as once identification is lost, it is extremely difficult (and context dependent) to restore it again.</w:t>
      </w:r>
    </w:p>
    <w:p w14:paraId="48216495" w14:textId="14F4F5CB" w:rsidR="00C60D0C" w:rsidRDefault="00C60D0C" w:rsidP="005E1021">
      <w:pPr>
        <w:pStyle w:val="Heading2"/>
      </w:pPr>
      <w:bookmarkStart w:id="235" w:name="_Toc229627721"/>
      <w:r>
        <w:t>Bundles</w:t>
      </w:r>
      <w:bookmarkEnd w:id="235"/>
    </w:p>
    <w:p w14:paraId="0A460841" w14:textId="32ABE773" w:rsidR="002D29C4" w:rsidRDefault="002D29C4" w:rsidP="002D29C4">
      <w:r>
        <w:t>There are many situations where a collection of resources is required. These include</w:t>
      </w:r>
      <w:r w:rsidR="009A7E1B">
        <w:t>:</w:t>
      </w:r>
    </w:p>
    <w:p w14:paraId="75412CF5" w14:textId="2BC9157E" w:rsidR="002D29C4" w:rsidRDefault="002D29C4" w:rsidP="000E668A">
      <w:pPr>
        <w:pStyle w:val="ListParagraph"/>
        <w:numPr>
          <w:ilvl w:val="0"/>
          <w:numId w:val="21"/>
        </w:numPr>
      </w:pPr>
      <w:r>
        <w:t>The results from a search</w:t>
      </w:r>
    </w:p>
    <w:p w14:paraId="2ADFC085" w14:textId="64E96E74" w:rsidR="00623A92" w:rsidRDefault="00623A92" w:rsidP="000E668A">
      <w:pPr>
        <w:pStyle w:val="ListParagraph"/>
        <w:numPr>
          <w:ilvl w:val="0"/>
          <w:numId w:val="21"/>
        </w:numPr>
      </w:pPr>
      <w:r>
        <w:t>The collection of versions of a particular resource</w:t>
      </w:r>
    </w:p>
    <w:p w14:paraId="5C4A3BB8" w14:textId="1290426E" w:rsidR="002D29C4" w:rsidRDefault="002D29C4" w:rsidP="000E668A">
      <w:pPr>
        <w:pStyle w:val="ListParagraph"/>
        <w:numPr>
          <w:ilvl w:val="0"/>
          <w:numId w:val="21"/>
        </w:numPr>
      </w:pPr>
      <w:r>
        <w:t>A FHIR document</w:t>
      </w:r>
    </w:p>
    <w:p w14:paraId="209BC2E3" w14:textId="4C36AC89" w:rsidR="002D29C4" w:rsidRDefault="002D29C4" w:rsidP="000E668A">
      <w:pPr>
        <w:pStyle w:val="ListParagraph"/>
        <w:numPr>
          <w:ilvl w:val="0"/>
          <w:numId w:val="21"/>
        </w:numPr>
      </w:pPr>
      <w:r>
        <w:t>A FHIR message</w:t>
      </w:r>
    </w:p>
    <w:p w14:paraId="4CFE20A1" w14:textId="702C8804" w:rsidR="002D29C4" w:rsidRDefault="002D29C4" w:rsidP="000E668A">
      <w:pPr>
        <w:pStyle w:val="ListParagraph"/>
        <w:numPr>
          <w:ilvl w:val="0"/>
          <w:numId w:val="21"/>
        </w:numPr>
      </w:pPr>
      <w:r>
        <w:t>A batch of resource to be processed.</w:t>
      </w:r>
    </w:p>
    <w:p w14:paraId="2BEDF46C" w14:textId="07DAEA71" w:rsidR="003D452A" w:rsidRDefault="003D452A" w:rsidP="003D452A">
      <w:r>
        <w:t>In all these scenarios, FHIR uses the Atom Syndication format to represent the collection of resources. When used in this way, the feed is termed a ‘bundle’ of resource</w:t>
      </w:r>
      <w:r w:rsidR="009A7E1B">
        <w:t>s</w:t>
      </w:r>
      <w:r>
        <w:t>.</w:t>
      </w:r>
    </w:p>
    <w:p w14:paraId="18361BC9" w14:textId="46C23D12" w:rsidR="00623A92" w:rsidRDefault="00623A92" w:rsidP="003D452A">
      <w:r>
        <w:t xml:space="preserve">Because </w:t>
      </w:r>
      <w:r w:rsidR="009A7E1B">
        <w:t xml:space="preserve">JSON </w:t>
      </w:r>
      <w:r>
        <w:t xml:space="preserve">is a first class citizen, there is a </w:t>
      </w:r>
      <w:r w:rsidR="009A7E1B">
        <w:t>FHIR</w:t>
      </w:r>
      <w:r>
        <w:t xml:space="preserve"> version of the atom bundle</w:t>
      </w:r>
      <w:r w:rsidR="009A7E1B">
        <w:t xml:space="preserve"> when represented in JSON</w:t>
      </w:r>
      <w:r>
        <w:t>.</w:t>
      </w:r>
    </w:p>
    <w:p w14:paraId="3E0D97A7" w14:textId="35C2C11A" w:rsidR="00623A92" w:rsidRDefault="00623A92" w:rsidP="003D452A">
      <w:r>
        <w:t>A bundle has some header information, and then any number of resources.</w:t>
      </w:r>
    </w:p>
    <w:p w14:paraId="666B199E" w14:textId="65FB148D" w:rsidR="00623A92" w:rsidRDefault="00623A92" w:rsidP="003D452A">
      <w:r>
        <w:t>The header contains:</w:t>
      </w:r>
    </w:p>
    <w:p w14:paraId="6C50510B" w14:textId="5E582658" w:rsidR="00623A92" w:rsidRDefault="00623A92" w:rsidP="000E668A">
      <w:pPr>
        <w:pStyle w:val="ListParagraph"/>
        <w:numPr>
          <w:ilvl w:val="0"/>
          <w:numId w:val="22"/>
        </w:numPr>
      </w:pPr>
      <w:r>
        <w:t>The title of the feed</w:t>
      </w:r>
    </w:p>
    <w:p w14:paraId="6041FB72" w14:textId="00056992" w:rsidR="00623A92" w:rsidRDefault="00623A92" w:rsidP="000E668A">
      <w:pPr>
        <w:pStyle w:val="ListParagraph"/>
        <w:numPr>
          <w:ilvl w:val="0"/>
          <w:numId w:val="22"/>
        </w:numPr>
      </w:pPr>
      <w:r>
        <w:t>The time (as an instant) when it was created</w:t>
      </w:r>
    </w:p>
    <w:p w14:paraId="2E70AD2E" w14:textId="33B07D53" w:rsidR="00623A92" w:rsidRDefault="00623A92" w:rsidP="000E668A">
      <w:pPr>
        <w:pStyle w:val="ListParagraph"/>
        <w:numPr>
          <w:ilvl w:val="0"/>
          <w:numId w:val="22"/>
        </w:numPr>
      </w:pPr>
      <w:r>
        <w:t>An id for the bundle. This is used if the bundle is saved.</w:t>
      </w:r>
    </w:p>
    <w:p w14:paraId="2F496A53" w14:textId="6715D652" w:rsidR="008F1F5B" w:rsidRDefault="008F1F5B" w:rsidP="000E668A">
      <w:pPr>
        <w:pStyle w:val="ListParagraph"/>
        <w:numPr>
          <w:ilvl w:val="0"/>
          <w:numId w:val="22"/>
        </w:numPr>
      </w:pPr>
      <w:r>
        <w:lastRenderedPageBreak/>
        <w:t xml:space="preserve">A number of link elements. These are used to describe the application that created the bundle, and url’s that can be used for paging large bundles (if </w:t>
      </w:r>
      <w:r w:rsidR="00E0126A">
        <w:t>t</w:t>
      </w:r>
      <w:r>
        <w:t xml:space="preserve">he server supports </w:t>
      </w:r>
      <w:r w:rsidR="00E0126A">
        <w:t>paging)</w:t>
      </w:r>
    </w:p>
    <w:p w14:paraId="4BCBFC01" w14:textId="55454B31" w:rsidR="00E0126A" w:rsidRDefault="00E0126A" w:rsidP="00E0126A">
      <w:r>
        <w:t>Each entry contains:</w:t>
      </w:r>
    </w:p>
    <w:p w14:paraId="6CCED16E" w14:textId="55EB6924" w:rsidR="00E0126A" w:rsidRDefault="00E0126A" w:rsidP="000E668A">
      <w:pPr>
        <w:pStyle w:val="ListParagraph"/>
        <w:numPr>
          <w:ilvl w:val="0"/>
          <w:numId w:val="23"/>
        </w:numPr>
      </w:pPr>
      <w:r>
        <w:t xml:space="preserve">A title. This is required by atom, though not </w:t>
      </w:r>
      <w:r w:rsidR="00956E43">
        <w:t>used in FHIR</w:t>
      </w:r>
    </w:p>
    <w:p w14:paraId="3C3A6428" w14:textId="3AE4CAA9" w:rsidR="00E0126A" w:rsidRDefault="00E0126A" w:rsidP="000E668A">
      <w:pPr>
        <w:pStyle w:val="ListParagraph"/>
        <w:numPr>
          <w:ilvl w:val="0"/>
          <w:numId w:val="23"/>
        </w:numPr>
      </w:pPr>
      <w:r>
        <w:t xml:space="preserve">An Id. This is an absolute uri that points to the </w:t>
      </w:r>
      <w:r w:rsidR="006F0057">
        <w:t xml:space="preserve">logicalId </w:t>
      </w:r>
      <w:r w:rsidR="00CA58CE">
        <w:t xml:space="preserve">of the </w:t>
      </w:r>
      <w:r>
        <w:t xml:space="preserve">resource </w:t>
      </w:r>
      <w:r w:rsidR="00CA58CE">
        <w:t>in the entry element (even if the entry in the element is not the most recent version).</w:t>
      </w:r>
    </w:p>
    <w:p w14:paraId="780C8B50" w14:textId="5E6E19B3" w:rsidR="006F0057" w:rsidRDefault="00CA58CE" w:rsidP="000E668A">
      <w:pPr>
        <w:pStyle w:val="ListParagraph"/>
        <w:numPr>
          <w:ilvl w:val="0"/>
          <w:numId w:val="23"/>
        </w:numPr>
      </w:pPr>
      <w:r>
        <w:t xml:space="preserve">A link element that does point </w:t>
      </w:r>
      <w:r w:rsidR="006F0057">
        <w:t>to the version in the bundle – it is a version specific reference in the format :</w:t>
      </w:r>
    </w:p>
    <w:p w14:paraId="349BEEF3" w14:textId="1449632B" w:rsidR="00CA58CE" w:rsidRDefault="006F0057" w:rsidP="000E668A">
      <w:pPr>
        <w:pStyle w:val="ListParagraph"/>
        <w:numPr>
          <w:ilvl w:val="1"/>
          <w:numId w:val="23"/>
        </w:numPr>
      </w:pPr>
      <w:r>
        <w:t>&lt;server&gt;/&lt;resourceType&gt;{@logicalId}/history/{@versionId}</w:t>
      </w:r>
    </w:p>
    <w:p w14:paraId="6ED52D7A" w14:textId="40DCC0E4" w:rsidR="00623A92" w:rsidRDefault="006F0057" w:rsidP="003D452A">
      <w:r>
        <w:tab/>
      </w:r>
    </w:p>
    <w:p w14:paraId="7550D660" w14:textId="7878979A" w:rsidR="001B63A8" w:rsidRDefault="001B63A8" w:rsidP="003D452A">
      <w:r>
        <w:t>Here is an example of a bundle in XML:</w:t>
      </w:r>
    </w:p>
    <w:p w14:paraId="56E3B3E1" w14:textId="7947535B" w:rsidR="001B63A8" w:rsidRDefault="00562D5A" w:rsidP="003D452A">
      <w:r>
        <w:t>The following image is the definition of the bundle from the spec (and is very close to what a bundle instance looks like):</w:t>
      </w:r>
    </w:p>
    <w:p w14:paraId="4141AB45" w14:textId="30118E63" w:rsidR="00E373D6" w:rsidRDefault="00E373D6" w:rsidP="00E373D6">
      <w:pPr>
        <w:ind w:left="0"/>
      </w:pPr>
      <w:r>
        <w:rPr>
          <w:noProof/>
          <w:lang w:val="en-CA" w:eastAsia="en-CA"/>
        </w:rPr>
        <w:drawing>
          <wp:inline distT="0" distB="0" distL="0" distR="0" wp14:anchorId="2C9032A0" wp14:editId="500154B7">
            <wp:extent cx="5270500" cy="3826510"/>
            <wp:effectExtent l="0" t="0" r="1270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4 at 9.41.58 AM.png"/>
                    <pic:cNvPicPr/>
                  </pic:nvPicPr>
                  <pic:blipFill>
                    <a:blip r:embed="rId55">
                      <a:extLst>
                        <a:ext uri="{28A0092B-C50C-407E-A947-70E740481C1C}">
                          <a14:useLocalDpi xmlns:a14="http://schemas.microsoft.com/office/drawing/2010/main" val="0"/>
                        </a:ext>
                      </a:extLst>
                    </a:blip>
                    <a:stretch>
                      <a:fillRect/>
                    </a:stretch>
                  </pic:blipFill>
                  <pic:spPr>
                    <a:xfrm>
                      <a:off x="0" y="0"/>
                      <a:ext cx="5270500" cy="3826510"/>
                    </a:xfrm>
                    <a:prstGeom prst="rect">
                      <a:avLst/>
                    </a:prstGeom>
                  </pic:spPr>
                </pic:pic>
              </a:graphicData>
            </a:graphic>
          </wp:inline>
        </w:drawing>
      </w:r>
    </w:p>
    <w:p w14:paraId="61896300" w14:textId="77777777" w:rsidR="00795029" w:rsidRPr="002D29C4" w:rsidRDefault="00795029" w:rsidP="00E373D6">
      <w:pPr>
        <w:ind w:left="0"/>
      </w:pPr>
    </w:p>
    <w:p w14:paraId="6B8C9D5B" w14:textId="77777777" w:rsidR="00615803" w:rsidRPr="002474DB" w:rsidRDefault="00615803" w:rsidP="005E1021">
      <w:pPr>
        <w:pStyle w:val="Heading2"/>
      </w:pPr>
      <w:bookmarkStart w:id="236" w:name="_Ref229039710"/>
      <w:bookmarkStart w:id="237" w:name="_Toc229627722"/>
      <w:r w:rsidRPr="002474DB">
        <w:t>Profiles</w:t>
      </w:r>
      <w:bookmarkEnd w:id="236"/>
      <w:bookmarkEnd w:id="237"/>
    </w:p>
    <w:p w14:paraId="2587508B" w14:textId="5B83540E" w:rsidR="00CB07BE" w:rsidRDefault="00CB07BE" w:rsidP="00841FCF">
      <w:pPr>
        <w:rPr>
          <w:rFonts w:eastAsiaTheme="minorEastAsia"/>
          <w:lang w:val="en-US" w:eastAsia="en-US"/>
        </w:rPr>
      </w:pPr>
      <w:r>
        <w:rPr>
          <w:rFonts w:eastAsiaTheme="minorEastAsia"/>
          <w:lang w:val="en-US" w:eastAsia="en-US"/>
        </w:rPr>
        <w:t xml:space="preserve">The resources that are described by FHIR </w:t>
      </w:r>
      <w:r w:rsidR="00841FCF">
        <w:rPr>
          <w:rFonts w:eastAsiaTheme="minorEastAsia"/>
          <w:lang w:val="en-US" w:eastAsia="en-US"/>
        </w:rPr>
        <w:t>can be used in many different healthcare contexts, so it is often necessary for a particular project to be more specific on exactly how it needs to use these resources. This includes:</w:t>
      </w:r>
    </w:p>
    <w:p w14:paraId="48F42E55"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Explain how a set of resources is used in a particular context</w:t>
      </w:r>
    </w:p>
    <w:p w14:paraId="5AA25602"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Describe restrictions on the use of the elements defined as part of the resource(s)</w:t>
      </w:r>
    </w:p>
    <w:p w14:paraId="20CA707B" w14:textId="77777777" w:rsidR="00CB07BE"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t>Define the extensions that are used with the resources</w:t>
      </w:r>
    </w:p>
    <w:p w14:paraId="124319BD" w14:textId="39C57654" w:rsidR="00841FCF" w:rsidRPr="00841FCF" w:rsidRDefault="00841FCF" w:rsidP="000E668A">
      <w:pPr>
        <w:pStyle w:val="ListParagraph"/>
        <w:numPr>
          <w:ilvl w:val="0"/>
          <w:numId w:val="32"/>
        </w:numPr>
        <w:rPr>
          <w:rFonts w:eastAsiaTheme="minorEastAsia"/>
          <w:lang w:val="en-US" w:eastAsia="en-US"/>
        </w:rPr>
      </w:pPr>
      <w:r>
        <w:rPr>
          <w:rFonts w:eastAsiaTheme="minorEastAsia"/>
          <w:lang w:val="en-US" w:eastAsia="en-US"/>
        </w:rPr>
        <w:t>Define the searches that apply in this context.</w:t>
      </w:r>
    </w:p>
    <w:p w14:paraId="1149EBCA" w14:textId="77777777" w:rsidR="00CB07BE" w:rsidRPr="00841FCF" w:rsidRDefault="00CB07BE" w:rsidP="000E668A">
      <w:pPr>
        <w:pStyle w:val="ListParagraph"/>
        <w:numPr>
          <w:ilvl w:val="0"/>
          <w:numId w:val="32"/>
        </w:numPr>
        <w:rPr>
          <w:rFonts w:eastAsiaTheme="minorEastAsia"/>
          <w:lang w:val="en-US" w:eastAsia="en-US"/>
        </w:rPr>
      </w:pPr>
      <w:r w:rsidRPr="00841FCF">
        <w:rPr>
          <w:rFonts w:eastAsiaTheme="minorEastAsia"/>
          <w:lang w:val="en-US" w:eastAsia="en-US"/>
        </w:rPr>
        <w:lastRenderedPageBreak/>
        <w:t>Describe how resources are bound to terminology in a particular context</w:t>
      </w:r>
    </w:p>
    <w:p w14:paraId="5BE75456" w14:textId="64D6AA72" w:rsidR="00CB07BE" w:rsidRDefault="00CB07BE" w:rsidP="00841FCF">
      <w:pPr>
        <w:rPr>
          <w:rFonts w:eastAsiaTheme="minorEastAsia"/>
          <w:lang w:val="en-US" w:eastAsia="en-US"/>
        </w:rPr>
      </w:pPr>
      <w:r w:rsidRPr="00841FCF">
        <w:rPr>
          <w:rFonts w:eastAsiaTheme="minorEastAsia"/>
          <w:lang w:val="en-US" w:eastAsia="en-US"/>
        </w:rPr>
        <w:t xml:space="preserve">All these things are </w:t>
      </w:r>
      <w:r w:rsidR="00841FCF">
        <w:rPr>
          <w:rFonts w:eastAsiaTheme="minorEastAsia"/>
          <w:lang w:val="en-US" w:eastAsia="en-US"/>
        </w:rPr>
        <w:t>described</w:t>
      </w:r>
      <w:r w:rsidR="00E373D6">
        <w:rPr>
          <w:rFonts w:eastAsiaTheme="minorEastAsia"/>
          <w:lang w:val="en-US" w:eastAsia="en-US"/>
        </w:rPr>
        <w:t xml:space="preserve"> using a Resource Profile,</w:t>
      </w:r>
      <w:r w:rsidR="00841FCF">
        <w:rPr>
          <w:rFonts w:eastAsiaTheme="minorEastAsia"/>
          <w:lang w:val="en-US" w:eastAsia="en-US"/>
        </w:rPr>
        <w:t xml:space="preserve"> which</w:t>
      </w:r>
      <w:r w:rsidR="00E373D6">
        <w:rPr>
          <w:rFonts w:eastAsiaTheme="minorEastAsia"/>
          <w:lang w:val="en-US" w:eastAsia="en-US"/>
        </w:rPr>
        <w:t xml:space="preserve"> is</w:t>
      </w:r>
      <w:r w:rsidR="00841FCF">
        <w:rPr>
          <w:rFonts w:eastAsiaTheme="minorEastAsia"/>
          <w:lang w:val="en-US" w:eastAsia="en-US"/>
        </w:rPr>
        <w:t xml:space="preserve"> itself</w:t>
      </w:r>
      <w:r w:rsidRPr="00841FCF">
        <w:rPr>
          <w:rFonts w:eastAsiaTheme="minorEastAsia"/>
          <w:lang w:val="en-US" w:eastAsia="en-US"/>
        </w:rPr>
        <w:t xml:space="preserve"> a resource that describes how other resources are used in a particular context. Profiles have a metadata section that describes who published the profile, and why, as well as optional lists of resources</w:t>
      </w:r>
      <w:r w:rsidR="00E373D6">
        <w:rPr>
          <w:rFonts w:eastAsiaTheme="minorEastAsia"/>
          <w:lang w:val="en-US" w:eastAsia="en-US"/>
        </w:rPr>
        <w:t>,</w:t>
      </w:r>
      <w:r w:rsidRPr="00841FCF">
        <w:rPr>
          <w:rFonts w:eastAsiaTheme="minorEastAsia"/>
          <w:lang w:val="en-US" w:eastAsia="en-US"/>
        </w:rPr>
        <w:t xml:space="preserve"> constraints, extension definitions, and vocabulary bindings.</w:t>
      </w:r>
    </w:p>
    <w:p w14:paraId="6BC1BD4C" w14:textId="47066BF4" w:rsidR="00591401" w:rsidRDefault="00591401" w:rsidP="00841FCF">
      <w:pPr>
        <w:rPr>
          <w:rFonts w:eastAsiaTheme="minorEastAsia"/>
          <w:lang w:val="en-US" w:eastAsia="en-US"/>
        </w:rPr>
      </w:pPr>
      <w:r>
        <w:rPr>
          <w:rFonts w:eastAsiaTheme="minorEastAsia"/>
          <w:lang w:val="en-US" w:eastAsia="en-US"/>
        </w:rPr>
        <w:t xml:space="preserve">Profiles are extremely important in FHIR, but can be complex to develop and use. It is the intention of the FHIR team to develop a tool to assist with this. Interestingly, the FHIR resources are themselves described using profiles – enter the url below into a </w:t>
      </w:r>
      <w:r w:rsidR="00C7182E">
        <w:rPr>
          <w:rFonts w:eastAsiaTheme="minorEastAsia"/>
          <w:lang w:val="en-US" w:eastAsia="en-US"/>
        </w:rPr>
        <w:t>browser</w:t>
      </w:r>
      <w:r>
        <w:rPr>
          <w:rFonts w:eastAsiaTheme="minorEastAsia"/>
          <w:lang w:val="en-US" w:eastAsia="en-US"/>
        </w:rPr>
        <w:t xml:space="preserve"> to see the </w:t>
      </w:r>
      <w:r w:rsidR="00C7182E">
        <w:rPr>
          <w:rFonts w:eastAsiaTheme="minorEastAsia"/>
          <w:lang w:val="en-US" w:eastAsia="en-US"/>
        </w:rPr>
        <w:t>profile</w:t>
      </w:r>
      <w:r>
        <w:rPr>
          <w:rFonts w:eastAsiaTheme="minorEastAsia"/>
          <w:lang w:val="en-US" w:eastAsia="en-US"/>
        </w:rPr>
        <w:t xml:space="preserve"> that described the patient resource:</w:t>
      </w:r>
    </w:p>
    <w:p w14:paraId="6A549840" w14:textId="165EE6CA" w:rsidR="00591401" w:rsidRPr="00C7182E" w:rsidRDefault="00591401" w:rsidP="00C7182E">
      <w:pPr>
        <w:pStyle w:val="URL"/>
        <w:rPr>
          <w:highlight w:val="yellow"/>
        </w:rPr>
      </w:pPr>
      <w:r w:rsidRPr="00C7182E">
        <w:rPr>
          <w:highlight w:val="yellow"/>
        </w:rPr>
        <w:t>http://hl7connect.healthintersections.com.au/svc/fhir/profile/@patient</w:t>
      </w:r>
    </w:p>
    <w:p w14:paraId="37B10146" w14:textId="15CF7F28" w:rsidR="00591401" w:rsidRDefault="00E373D6" w:rsidP="00841FCF">
      <w:pPr>
        <w:rPr>
          <w:rFonts w:eastAsiaTheme="minorEastAsia"/>
          <w:lang w:val="en-US" w:eastAsia="en-US"/>
        </w:rPr>
      </w:pPr>
      <w:r>
        <w:rPr>
          <w:rFonts w:eastAsiaTheme="minorEastAsia"/>
          <w:lang w:val="en-US" w:eastAsia="en-US"/>
        </w:rPr>
        <w:t>T</w:t>
      </w:r>
      <w:r w:rsidR="00C7182E">
        <w:rPr>
          <w:rFonts w:eastAsiaTheme="minorEastAsia"/>
          <w:lang w:val="en-US" w:eastAsia="en-US"/>
        </w:rPr>
        <w:t>his will work for any FHIR resource.</w:t>
      </w:r>
      <w:r w:rsidR="00591401">
        <w:rPr>
          <w:rFonts w:eastAsiaTheme="minorEastAsia"/>
          <w:lang w:val="en-US" w:eastAsia="en-US"/>
        </w:rPr>
        <w:t xml:space="preserve"> </w:t>
      </w:r>
    </w:p>
    <w:p w14:paraId="258E9073" w14:textId="2F6AB349" w:rsidR="00FA2052" w:rsidRDefault="00FA2052" w:rsidP="00841FCF">
      <w:pPr>
        <w:rPr>
          <w:rFonts w:eastAsiaTheme="minorEastAsia"/>
          <w:lang w:val="en-US" w:eastAsia="en-US"/>
        </w:rPr>
      </w:pPr>
      <w:r>
        <w:rPr>
          <w:rFonts w:eastAsiaTheme="minorEastAsia"/>
          <w:lang w:val="en-US" w:eastAsia="en-US"/>
        </w:rPr>
        <w:t xml:space="preserve">Profiles are an extremely </w:t>
      </w:r>
      <w:r w:rsidR="00042F92">
        <w:rPr>
          <w:rFonts w:eastAsiaTheme="minorEastAsia"/>
          <w:lang w:val="en-US" w:eastAsia="en-US"/>
        </w:rPr>
        <w:t>important</w:t>
      </w:r>
      <w:r>
        <w:rPr>
          <w:rFonts w:eastAsiaTheme="minorEastAsia"/>
          <w:lang w:val="en-US" w:eastAsia="en-US"/>
        </w:rPr>
        <w:t xml:space="preserve"> aspect to FHIR</w:t>
      </w:r>
      <w:r w:rsidR="00042F92">
        <w:rPr>
          <w:rFonts w:eastAsiaTheme="minorEastAsia"/>
          <w:lang w:val="en-US" w:eastAsia="en-US"/>
        </w:rPr>
        <w:t xml:space="preserve">, but you don't need to fully understand them to get started (you’ll use them when creating extensions, but that’s a small part of their functionality). </w:t>
      </w:r>
    </w:p>
    <w:p w14:paraId="4859930A" w14:textId="2B6CCA64" w:rsidR="00042F92" w:rsidRDefault="00042F92" w:rsidP="00841FCF">
      <w:pPr>
        <w:rPr>
          <w:rFonts w:eastAsiaTheme="minorEastAsia"/>
          <w:lang w:val="en-US" w:eastAsia="en-US"/>
        </w:rPr>
      </w:pPr>
      <w:r>
        <w:rPr>
          <w:rFonts w:eastAsiaTheme="minorEastAsia"/>
          <w:lang w:val="en-US" w:eastAsia="en-US"/>
        </w:rPr>
        <w:t>There will likely be a separate module on profiles.</w:t>
      </w:r>
    </w:p>
    <w:p w14:paraId="7AD1A567" w14:textId="44655A47" w:rsidR="002474DB" w:rsidRDefault="002474DB" w:rsidP="00DB4E38">
      <w:pPr>
        <w:rPr>
          <w:rFonts w:eastAsiaTheme="minorEastAsia"/>
          <w:lang w:val="en-US" w:eastAsia="en-US"/>
        </w:rPr>
      </w:pPr>
    </w:p>
    <w:p w14:paraId="47F9BB75" w14:textId="1B12195D" w:rsidR="00D03894" w:rsidRDefault="00D03894" w:rsidP="00D03894">
      <w:pPr>
        <w:pStyle w:val="Heading2"/>
      </w:pPr>
      <w:bookmarkStart w:id="238" w:name="_Toc229627723"/>
      <w:r>
        <w:t>Security</w:t>
      </w:r>
      <w:r w:rsidR="00F94886">
        <w:t xml:space="preserve"> &amp; Audit</w:t>
      </w:r>
      <w:bookmarkEnd w:id="238"/>
    </w:p>
    <w:p w14:paraId="34E56247" w14:textId="6EABB7B5" w:rsidR="00042F92" w:rsidRDefault="00F94886" w:rsidP="00D03894">
      <w:r>
        <w:t>The security aspects of FHIR are still in active development</w:t>
      </w:r>
      <w:r w:rsidR="00042F92">
        <w:t>, and IHE is contributing significantly to this work</w:t>
      </w:r>
      <w:r>
        <w:t xml:space="preserve">. </w:t>
      </w:r>
      <w:r w:rsidR="003158EC">
        <w:t>FHIR itself</w:t>
      </w:r>
      <w:r>
        <w:t xml:space="preserve"> does not define security functionality, but does depend on other services to provide that security</w:t>
      </w:r>
      <w:r w:rsidR="00671E11">
        <w:t xml:space="preserve"> – of which </w:t>
      </w:r>
      <w:r w:rsidR="00042F92">
        <w:t>oAuth (</w:t>
      </w:r>
      <w:hyperlink r:id="rId56" w:history="1">
        <w:r w:rsidR="005252D4" w:rsidRPr="006F6AB9">
          <w:rPr>
            <w:rStyle w:val="Hyperlink"/>
          </w:rPr>
          <w:t>http://oauth.net/</w:t>
        </w:r>
      </w:hyperlink>
      <w:r w:rsidR="005252D4">
        <w:t xml:space="preserve"> ) is one of the more important.</w:t>
      </w:r>
    </w:p>
    <w:p w14:paraId="6D79017D" w14:textId="639EB23D" w:rsidR="00042F92" w:rsidRDefault="00F94886" w:rsidP="00D03894">
      <w:r>
        <w:t xml:space="preserve">See </w:t>
      </w:r>
      <w:hyperlink r:id="rId57" w:history="1">
        <w:r w:rsidRPr="00F75586">
          <w:rPr>
            <w:rStyle w:val="Hyperlink"/>
          </w:rPr>
          <w:t>http://www.hl7.org/implement/standards/fhir/security.htm</w:t>
        </w:r>
      </w:hyperlink>
      <w:r>
        <w:t xml:space="preserve"> for details. </w:t>
      </w:r>
    </w:p>
    <w:p w14:paraId="07C35BF9" w14:textId="563B08E0" w:rsidR="00C7182E" w:rsidRDefault="00F94886" w:rsidP="00D03894">
      <w:r>
        <w:t>The specifics of how security concerns are addressed will vary according to the particular paradigm being used – REST, Message, Document or Service.</w:t>
      </w:r>
    </w:p>
    <w:p w14:paraId="17141DD0" w14:textId="2F4155C0" w:rsidR="00F94886" w:rsidRDefault="00F94886" w:rsidP="00D03894">
      <w:r>
        <w:t>From an audit perspective, there are a number of resources that can be used to record activities required for auditing. These include:</w:t>
      </w:r>
    </w:p>
    <w:p w14:paraId="0307A6E2" w14:textId="0ABB7D87" w:rsidR="00F94886" w:rsidRDefault="00F94886" w:rsidP="000E668A">
      <w:pPr>
        <w:pStyle w:val="ListParagraph"/>
        <w:numPr>
          <w:ilvl w:val="0"/>
          <w:numId w:val="33"/>
        </w:numPr>
      </w:pPr>
      <w:r w:rsidRPr="003158EC">
        <w:rPr>
          <w:b/>
        </w:rPr>
        <w:t>Provenance</w:t>
      </w:r>
      <w:r>
        <w:t xml:space="preserve">. This resource is used to indicate where a particular resource came from. Note that the provenance resource points to the resource that it describes and not the other way around (although it is possible to contain the provenance resource inside the resource it describes – see </w:t>
      </w:r>
      <w:hyperlink r:id="rId58" w:anchor="contained" w:history="1">
        <w:r w:rsidRPr="00F75586">
          <w:rPr>
            <w:rStyle w:val="Hyperlink"/>
          </w:rPr>
          <w:t>http://www.hl7.org/implement/standards/fhir/resources.htm#contained</w:t>
        </w:r>
      </w:hyperlink>
      <w:r>
        <w:t xml:space="preserve"> for details of how this is done)</w:t>
      </w:r>
    </w:p>
    <w:p w14:paraId="31C58EE5" w14:textId="3220B170" w:rsidR="00F94886" w:rsidRDefault="00F94886" w:rsidP="000E668A">
      <w:pPr>
        <w:pStyle w:val="ListParagraph"/>
        <w:numPr>
          <w:ilvl w:val="0"/>
          <w:numId w:val="33"/>
        </w:numPr>
      </w:pPr>
      <w:r w:rsidRPr="003158EC">
        <w:rPr>
          <w:b/>
        </w:rPr>
        <w:t>SecurityEvent</w:t>
      </w:r>
      <w:r>
        <w:t xml:space="preserve"> resources are equivalent to the IHE ATNA Audit Record.</w:t>
      </w:r>
    </w:p>
    <w:p w14:paraId="2063C9CC" w14:textId="77777777" w:rsidR="00F94886" w:rsidRDefault="00F94886" w:rsidP="00D03894"/>
    <w:p w14:paraId="6961B898" w14:textId="77777777" w:rsidR="003158EC" w:rsidRDefault="003158EC">
      <w:pPr>
        <w:spacing w:after="0"/>
        <w:ind w:left="0"/>
      </w:pPr>
      <w:r>
        <w:br w:type="page"/>
      </w:r>
    </w:p>
    <w:p w14:paraId="13031327" w14:textId="78026C7F" w:rsidR="003F5044" w:rsidRDefault="003F5044" w:rsidP="003F5044">
      <w:pPr>
        <w:pStyle w:val="Heading1"/>
      </w:pPr>
      <w:bookmarkStart w:id="239" w:name="_Toc229627724"/>
      <w:commentRangeStart w:id="240"/>
      <w:r>
        <w:lastRenderedPageBreak/>
        <w:t>Notes on specific resources</w:t>
      </w:r>
      <w:bookmarkEnd w:id="239"/>
      <w:commentRangeEnd w:id="240"/>
      <w:r w:rsidR="00E373D6">
        <w:rPr>
          <w:rStyle w:val="CommentReference"/>
          <w:rFonts w:ascii="Arial" w:eastAsia="Times New Roman" w:hAnsi="Arial" w:cs="Times New Roman"/>
          <w:b w:val="0"/>
          <w:bCs w:val="0"/>
          <w:color w:val="auto"/>
          <w:lang w:val="en-AU" w:eastAsia="ja-JP"/>
        </w:rPr>
        <w:commentReference w:id="240"/>
      </w:r>
    </w:p>
    <w:p w14:paraId="54771C36" w14:textId="77777777" w:rsidR="00892BB1" w:rsidRDefault="00892BB1" w:rsidP="00892BB1"/>
    <w:p w14:paraId="788225D8" w14:textId="00737B55" w:rsidR="00892BB1" w:rsidRPr="00892BB1" w:rsidRDefault="00892BB1" w:rsidP="00892BB1">
      <w:r>
        <w:t>Big questions: Do I want to this here, and if so – which ones?</w:t>
      </w:r>
    </w:p>
    <w:p w14:paraId="10094039" w14:textId="160F4E26" w:rsidR="003F5044" w:rsidRDefault="003F5044" w:rsidP="003F5044">
      <w:pPr>
        <w:pStyle w:val="Heading2"/>
      </w:pPr>
      <w:bookmarkStart w:id="241" w:name="_Toc229627725"/>
      <w:r>
        <w:t>Patient</w:t>
      </w:r>
      <w:bookmarkEnd w:id="241"/>
    </w:p>
    <w:p w14:paraId="6435D56E" w14:textId="5599EF12" w:rsidR="003F5044" w:rsidRDefault="003F5044" w:rsidP="003F5044">
      <w:pPr>
        <w:rPr>
          <w:rFonts w:eastAsiaTheme="majorEastAsia"/>
        </w:rPr>
      </w:pPr>
      <w:r>
        <w:rPr>
          <w:rFonts w:eastAsiaTheme="majorEastAsia"/>
        </w:rPr>
        <w:t xml:space="preserve">The patient resource </w:t>
      </w:r>
      <w:r w:rsidR="00D65280">
        <w:rPr>
          <w:rFonts w:eastAsiaTheme="majorEastAsia"/>
        </w:rPr>
        <w:t>represents a person or animal receiving healthcare.</w:t>
      </w:r>
    </w:p>
    <w:p w14:paraId="660D98EC" w14:textId="32B08B13" w:rsidR="00480F1C" w:rsidRDefault="00480F1C" w:rsidP="003F5044">
      <w:pPr>
        <w:rPr>
          <w:rFonts w:eastAsiaTheme="majorEastAsia"/>
        </w:rPr>
      </w:pPr>
      <w:r>
        <w:rPr>
          <w:rFonts w:eastAsiaTheme="majorEastAsia"/>
        </w:rPr>
        <w:t>&lt;&lt;&lt; note on identity and merging patients &gt;&gt;&gt;</w:t>
      </w:r>
    </w:p>
    <w:p w14:paraId="5F793976" w14:textId="489E5EF9" w:rsidR="00A86DA4" w:rsidRPr="003F5044" w:rsidRDefault="00A86DA4" w:rsidP="003F5044">
      <w:pPr>
        <w:rPr>
          <w:rFonts w:eastAsiaTheme="majorEastAsia"/>
        </w:rPr>
      </w:pPr>
      <w:r>
        <w:rPr>
          <w:rFonts w:eastAsiaTheme="majorEastAsia"/>
        </w:rPr>
        <w:t>&lt;&lt;&lt; describe the ones to use in the exercises &gt;&gt;&gt;</w:t>
      </w:r>
    </w:p>
    <w:p w14:paraId="283640EC" w14:textId="55278D39" w:rsidR="009A02DE" w:rsidRDefault="00433C61" w:rsidP="004454B2">
      <w:pPr>
        <w:pStyle w:val="Heading1"/>
      </w:pPr>
      <w:bookmarkStart w:id="242" w:name="_Toc229627726"/>
      <w:r>
        <w:t xml:space="preserve">Interoperability </w:t>
      </w:r>
      <w:r w:rsidR="009A02DE">
        <w:t>Paradigms</w:t>
      </w:r>
      <w:bookmarkEnd w:id="242"/>
    </w:p>
    <w:p w14:paraId="13405864" w14:textId="77777777" w:rsidR="003158EC" w:rsidRDefault="00116000" w:rsidP="004454B2">
      <w:r>
        <w:t xml:space="preserve">As described above, it is intended that </w:t>
      </w:r>
      <w:r w:rsidR="0061567E">
        <w:t xml:space="preserve">the same </w:t>
      </w:r>
      <w:r>
        <w:t>FHIR resources should be able to be used in all the interoperability paradigms required in healthcare.</w:t>
      </w:r>
      <w:r w:rsidR="001F4823">
        <w:t xml:space="preserve"> </w:t>
      </w:r>
      <w:r w:rsidR="0061567E">
        <w:t xml:space="preserve">For example a patient resource is the same no matter how </w:t>
      </w:r>
      <w:r w:rsidR="003158EC">
        <w:t xml:space="preserve">it is exchanged. </w:t>
      </w:r>
    </w:p>
    <w:p w14:paraId="1A002900" w14:textId="268B9D8A" w:rsidR="00116000" w:rsidRDefault="003158EC" w:rsidP="004454B2">
      <w:r>
        <w:t>These</w:t>
      </w:r>
      <w:r w:rsidR="001F4823">
        <w:t xml:space="preserve"> include:</w:t>
      </w:r>
    </w:p>
    <w:p w14:paraId="62EC3D8B" w14:textId="77777777" w:rsidR="001F4823" w:rsidRDefault="001F4823" w:rsidP="001F4823">
      <w:pPr>
        <w:pStyle w:val="Heading2"/>
      </w:pPr>
      <w:bookmarkStart w:id="243" w:name="_Toc229627727"/>
      <w:r>
        <w:t>REST</w:t>
      </w:r>
      <w:bookmarkEnd w:id="243"/>
    </w:p>
    <w:p w14:paraId="36427CBE" w14:textId="42DC811D" w:rsidR="001F4823" w:rsidRDefault="001F4823" w:rsidP="001F4823">
      <w:r>
        <w:t>This stands for Representational State Transfer, and is used for on-line, real-time access to information using HTTP protocols – like a web browser. It can be used for updates as well as querying for information.  REST has become very popular and is used by many other applications – such as Twitter or Facebook – due to its simplicity and ease of use.</w:t>
      </w:r>
    </w:p>
    <w:p w14:paraId="772428F0" w14:textId="41E7560B" w:rsidR="001F4823" w:rsidRDefault="001F4823" w:rsidP="001F4823">
      <w:r>
        <w:t xml:space="preserve">FHIR fully supports REST – in fact it is the </w:t>
      </w:r>
      <w:r w:rsidR="002B5FB8">
        <w:t>most</w:t>
      </w:r>
      <w:r>
        <w:t xml:space="preserve"> developed so far, but is not confined to that. Most of the examples in this </w:t>
      </w:r>
      <w:r w:rsidR="00BF0EBD">
        <w:t>module</w:t>
      </w:r>
      <w:r>
        <w:t xml:space="preserve"> use the REST paradigm.</w:t>
      </w:r>
    </w:p>
    <w:p w14:paraId="6F21D7B1" w14:textId="35D3C532" w:rsidR="00B01FD5" w:rsidRDefault="00B01FD5" w:rsidP="001F4823">
      <w:r>
        <w:t xml:space="preserve">There is a good tutorial on REST at </w:t>
      </w:r>
      <w:hyperlink r:id="rId59" w:history="1">
        <w:r w:rsidRPr="00F75586">
          <w:rPr>
            <w:rStyle w:val="Hyperlink"/>
          </w:rPr>
          <w:t>http://rest.elkstein.org/</w:t>
        </w:r>
      </w:hyperlink>
      <w:r>
        <w:t xml:space="preserve"> </w:t>
      </w:r>
    </w:p>
    <w:p w14:paraId="20521BAA" w14:textId="5CCDE9BA" w:rsidR="001F4823" w:rsidRDefault="001F4823" w:rsidP="0061567E">
      <w:pPr>
        <w:pStyle w:val="Heading2"/>
      </w:pPr>
      <w:bookmarkStart w:id="244" w:name="_Toc229627728"/>
      <w:r>
        <w:t>Messages</w:t>
      </w:r>
      <w:bookmarkEnd w:id="244"/>
    </w:p>
    <w:p w14:paraId="49585551" w14:textId="1282A6A5" w:rsidR="001F4823" w:rsidRDefault="001F4823" w:rsidP="001F4823">
      <w:r>
        <w:t xml:space="preserve">A message is used when you want to send information from one system to another, and you </w:t>
      </w:r>
      <w:r w:rsidR="0061567E">
        <w:t>expect</w:t>
      </w:r>
      <w:r>
        <w:t xml:space="preserve"> the recipient system to update itself as required and then delete the message (other than any audit records of course).</w:t>
      </w:r>
    </w:p>
    <w:p w14:paraId="393FD498" w14:textId="60CB9E16" w:rsidR="0061567E" w:rsidRDefault="0061567E" w:rsidP="001F4823">
      <w:r>
        <w:t>HL7 v2 is all about messaging in this way.</w:t>
      </w:r>
    </w:p>
    <w:p w14:paraId="7E7CAE25" w14:textId="77777777" w:rsidR="0061567E" w:rsidRDefault="001F4823" w:rsidP="0061567E">
      <w:pPr>
        <w:pStyle w:val="Heading2"/>
      </w:pPr>
      <w:bookmarkStart w:id="245" w:name="_Toc229627729"/>
      <w:r>
        <w:t>Document</w:t>
      </w:r>
      <w:r w:rsidR="0061567E">
        <w:t>s</w:t>
      </w:r>
      <w:bookmarkEnd w:id="245"/>
    </w:p>
    <w:p w14:paraId="1A4ADB53" w14:textId="1E3B347F" w:rsidR="0061567E" w:rsidRDefault="0061567E" w:rsidP="0061567E">
      <w:r>
        <w:t xml:space="preserve">A document is all about recording a set of information that applies at a ‘point in time’ about a patient – such as a Discharge Summary or a Referral. CDA is all about documents, so refer to </w:t>
      </w:r>
      <w:r w:rsidR="00963E88">
        <w:t xml:space="preserve">the </w:t>
      </w:r>
      <w:r w:rsidR="00C420EE">
        <w:t>module</w:t>
      </w:r>
      <w:r>
        <w:t xml:space="preserve"> </w:t>
      </w:r>
      <w:r w:rsidR="00963E88">
        <w:t xml:space="preserve">about CDA </w:t>
      </w:r>
      <w:r>
        <w:t>for further information. The FHIR take on documents is described below</w:t>
      </w:r>
      <w:r w:rsidR="00C420EE">
        <w:t xml:space="preserve"> (p</w:t>
      </w:r>
      <w:r w:rsidR="00C420EE">
        <w:fldChar w:fldCharType="begin"/>
      </w:r>
      <w:r w:rsidR="00C420EE">
        <w:instrText xml:space="preserve"> PAGEREF _Ref229462299 \h </w:instrText>
      </w:r>
      <w:r w:rsidR="00C420EE">
        <w:fldChar w:fldCharType="separate"/>
      </w:r>
      <w:r w:rsidR="00AE7F29">
        <w:rPr>
          <w:noProof/>
        </w:rPr>
        <w:t>38</w:t>
      </w:r>
      <w:r w:rsidR="00C420EE">
        <w:fldChar w:fldCharType="end"/>
      </w:r>
      <w:r w:rsidR="00C420EE">
        <w:t>)</w:t>
      </w:r>
      <w:r>
        <w:t>.</w:t>
      </w:r>
    </w:p>
    <w:p w14:paraId="7F37D644" w14:textId="77777777" w:rsidR="0061567E" w:rsidRDefault="0061567E" w:rsidP="0061567E">
      <w:pPr>
        <w:pStyle w:val="Heading2"/>
      </w:pPr>
      <w:bookmarkStart w:id="246" w:name="_Toc229627730"/>
      <w:r>
        <w:t>Service</w:t>
      </w:r>
      <w:bookmarkEnd w:id="246"/>
    </w:p>
    <w:p w14:paraId="5FBF0A09" w14:textId="68F9BF75" w:rsidR="0061567E" w:rsidRDefault="0061567E" w:rsidP="0061567E">
      <w:r>
        <w:t xml:space="preserve">A </w:t>
      </w:r>
      <w:r w:rsidR="00C420EE">
        <w:t>S</w:t>
      </w:r>
      <w:r>
        <w:t xml:space="preserve">ervice is also intended to be used in an on-line real-time way (usually), but the difference from REST is that a service </w:t>
      </w:r>
      <w:r w:rsidR="00C420EE">
        <w:t>can</w:t>
      </w:r>
      <w:r>
        <w:t xml:space="preserve"> incorporate more complex workflow than the simple REST interface can provide. For example you might use a </w:t>
      </w:r>
      <w:r w:rsidR="00C420EE">
        <w:t>S</w:t>
      </w:r>
      <w:r>
        <w:t>ervice in an ordering application if you wanted the service to apply basic decision support to the order, possibl</w:t>
      </w:r>
      <w:r w:rsidR="00963E88">
        <w:t>y</w:t>
      </w:r>
      <w:r>
        <w:t xml:space="preserve"> modifying or rejecting it.</w:t>
      </w:r>
    </w:p>
    <w:p w14:paraId="47DB057D" w14:textId="43841145" w:rsidR="0061567E" w:rsidRPr="0061567E" w:rsidRDefault="0061567E" w:rsidP="0061567E">
      <w:r>
        <w:t xml:space="preserve">Use of Services is not described further in this </w:t>
      </w:r>
      <w:r w:rsidR="00C420EE">
        <w:t>module</w:t>
      </w:r>
      <w:r>
        <w:t>.</w:t>
      </w:r>
    </w:p>
    <w:p w14:paraId="2ACBBD29" w14:textId="77777777" w:rsidR="004454B2" w:rsidRDefault="004454B2" w:rsidP="004454B2"/>
    <w:p w14:paraId="72A8A65A" w14:textId="77777777" w:rsidR="00C420EE" w:rsidRDefault="00C420EE">
      <w:pPr>
        <w:spacing w:after="0"/>
        <w:ind w:left="0"/>
        <w:rPr>
          <w:rFonts w:asciiTheme="majorHAnsi" w:eastAsiaTheme="majorEastAsia" w:hAnsiTheme="majorHAnsi" w:cstheme="majorBidi"/>
          <w:b/>
          <w:bCs/>
          <w:color w:val="4F81BD" w:themeColor="accent1"/>
          <w:sz w:val="32"/>
          <w:szCs w:val="32"/>
          <w:lang w:val="en-US" w:eastAsia="en-US"/>
        </w:rPr>
      </w:pPr>
      <w:r>
        <w:br w:type="page"/>
      </w:r>
    </w:p>
    <w:p w14:paraId="1E5AB358" w14:textId="36A853EE" w:rsidR="009A02DE" w:rsidRDefault="009A02DE" w:rsidP="004454B2">
      <w:pPr>
        <w:pStyle w:val="Heading1"/>
      </w:pPr>
      <w:bookmarkStart w:id="247" w:name="_Toc229627731"/>
      <w:r>
        <w:lastRenderedPageBreak/>
        <w:t>REST</w:t>
      </w:r>
      <w:r w:rsidR="00171ABE">
        <w:t xml:space="preserve"> basics</w:t>
      </w:r>
      <w:bookmarkEnd w:id="247"/>
    </w:p>
    <w:p w14:paraId="023F38AA" w14:textId="106D8659" w:rsidR="00F91252" w:rsidRDefault="00F91252" w:rsidP="00E759E8">
      <w:r>
        <w:t>The REST part of FHIR is the one that has received the most attention thus far.</w:t>
      </w:r>
    </w:p>
    <w:p w14:paraId="576C6600" w14:textId="58A70878" w:rsidR="00A24829" w:rsidRDefault="00F91252" w:rsidP="00E759E8">
      <w:r>
        <w:t xml:space="preserve">REST is an architectural style rather than a standard and seeks to </w:t>
      </w:r>
      <w:r w:rsidR="00A24829">
        <w:t xml:space="preserve">fully </w:t>
      </w:r>
      <w:r>
        <w:t xml:space="preserve">utilize the HTTP protocol </w:t>
      </w:r>
      <w:r w:rsidR="00A24829">
        <w:t>(</w:t>
      </w:r>
      <w:hyperlink r:id="rId60" w:history="1">
        <w:r w:rsidR="00A24829" w:rsidRPr="00003837">
          <w:rPr>
            <w:rStyle w:val="Hyperlink"/>
          </w:rPr>
          <w:t>http://en.wikipedia.org/wiki/Http</w:t>
        </w:r>
      </w:hyperlink>
      <w:r w:rsidR="00A24829">
        <w:t xml:space="preserve">) </w:t>
      </w:r>
      <w:r>
        <w:t>in proving access to resource</w:t>
      </w:r>
      <w:r w:rsidR="00A24829">
        <w:t xml:space="preserve">s – it is not simply XML over HTTP – and thus uses the verbs, headers and </w:t>
      </w:r>
      <w:r w:rsidR="008405CC">
        <w:t>status</w:t>
      </w:r>
      <w:r w:rsidR="00A24829">
        <w:t xml:space="preserve"> codes defined by HTTP.</w:t>
      </w:r>
    </w:p>
    <w:p w14:paraId="54C7C718" w14:textId="0E4AB3D6" w:rsidR="00F91252" w:rsidRDefault="00A24829" w:rsidP="00E759E8">
      <w:r>
        <w:t xml:space="preserve">FHIR </w:t>
      </w:r>
      <w:r w:rsidR="008405CC">
        <w:t xml:space="preserve">utilizes HTTP as faithfully as possible (as with the other </w:t>
      </w:r>
      <w:r w:rsidR="000A4814">
        <w:t>standards</w:t>
      </w:r>
      <w:r w:rsidR="008405CC">
        <w:t xml:space="preserve"> it uses like Atom) and the page at </w:t>
      </w:r>
      <w:hyperlink r:id="rId61" w:history="1">
        <w:r w:rsidR="008405CC" w:rsidRPr="00003837">
          <w:rPr>
            <w:rStyle w:val="Hyperlink"/>
          </w:rPr>
          <w:t>http://hl7.org/implement/standards/fhir/http.htm</w:t>
        </w:r>
      </w:hyperlink>
      <w:r w:rsidR="008405CC">
        <w:t xml:space="preserve"> describes this usage in detail.</w:t>
      </w:r>
    </w:p>
    <w:p w14:paraId="3BC4FC81" w14:textId="747DF156" w:rsidR="00C13DA4" w:rsidRDefault="00C20149" w:rsidP="00E759E8">
      <w:r>
        <w:t>Lets start with a play…</w:t>
      </w:r>
    </w:p>
    <w:p w14:paraId="008EAC4B" w14:textId="7C747855" w:rsidR="003F3B3E" w:rsidRDefault="003F3B3E" w:rsidP="00E759E8">
      <w:r>
        <w:t>&lt;&lt;&lt; how to specify xml/json&gt;&gt;&gt;</w:t>
      </w:r>
    </w:p>
    <w:p w14:paraId="43EAD5A4" w14:textId="0739421E" w:rsidR="00E64D13" w:rsidRDefault="00184EAA" w:rsidP="00184EAA">
      <w:pPr>
        <w:pStyle w:val="Heading2"/>
      </w:pPr>
      <w:bookmarkStart w:id="248" w:name="_Toc229627732"/>
      <w:r>
        <w:t xml:space="preserve">Playing with </w:t>
      </w:r>
      <w:r w:rsidR="00D519FF">
        <w:t>FHIR</w:t>
      </w:r>
      <w:bookmarkEnd w:id="248"/>
    </w:p>
    <w:p w14:paraId="77C2CDE0" w14:textId="173B2B43" w:rsidR="00E621CA" w:rsidRDefault="00D519FF" w:rsidP="00D519FF">
      <w:r>
        <w:t xml:space="preserve">This is the section where you can start to do some practical things with FHIR – and you are absolutely encouraged to do so! </w:t>
      </w:r>
      <w:r w:rsidR="00892BB1">
        <w:t xml:space="preserve">We will use one of the test servers that have been established – at </w:t>
      </w:r>
      <w:hyperlink r:id="rId62" w:history="1">
        <w:r w:rsidR="00892BB1" w:rsidRPr="006F6AB9">
          <w:rPr>
            <w:rStyle w:val="Hyperlink"/>
          </w:rPr>
          <w:t>http://hl7connect.healthintersections.com.au/svc/fhir/</w:t>
        </w:r>
      </w:hyperlink>
      <w:r w:rsidR="00892BB1">
        <w:t xml:space="preserve"> </w:t>
      </w:r>
    </w:p>
    <w:p w14:paraId="694F0C3F" w14:textId="1F079D83" w:rsidR="00892BB1" w:rsidRDefault="00774EB4" w:rsidP="00892BB1">
      <w:pPr>
        <w:pStyle w:val="Heading3"/>
      </w:pPr>
      <w:r>
        <w:t xml:space="preserve">1. </w:t>
      </w:r>
      <w:r w:rsidR="00892BB1">
        <w:t>Getting started</w:t>
      </w:r>
    </w:p>
    <w:p w14:paraId="538291AA" w14:textId="18464CF5" w:rsidR="00892BB1" w:rsidRDefault="00892BB1" w:rsidP="00892BB1">
      <w:r>
        <w:t xml:space="preserve">The commands in this section can be directly entered into a browser as we’re only going to use GET functions. However, the response will be displayed in different ways by different browsers and you will also not be able to see </w:t>
      </w:r>
      <w:r w:rsidR="007849B6">
        <w:t>(and set) the HTTP headers, which are an important part of REST.</w:t>
      </w:r>
    </w:p>
    <w:p w14:paraId="241F2178" w14:textId="7DF3FC70" w:rsidR="00487ED2" w:rsidRDefault="00487ED2" w:rsidP="00892BB1">
      <w:r>
        <w:t>Most of the common browsers have ‘plugins’ that give you more control over this process, eg:</w:t>
      </w:r>
    </w:p>
    <w:p w14:paraId="14285ABD" w14:textId="53BEAB3B" w:rsidR="00487ED2" w:rsidRDefault="00487ED2" w:rsidP="000E668A">
      <w:pPr>
        <w:pStyle w:val="ListParagraph"/>
        <w:numPr>
          <w:ilvl w:val="0"/>
          <w:numId w:val="42"/>
        </w:numPr>
      </w:pPr>
      <w:r>
        <w:t>Chrome : Postman</w:t>
      </w:r>
    </w:p>
    <w:p w14:paraId="6B2DB67C" w14:textId="463747D3" w:rsidR="00487ED2" w:rsidRDefault="00487ED2" w:rsidP="000E668A">
      <w:pPr>
        <w:pStyle w:val="ListParagraph"/>
        <w:numPr>
          <w:ilvl w:val="0"/>
          <w:numId w:val="42"/>
        </w:numPr>
      </w:pPr>
      <w:r>
        <w:t>Firefox : firebug</w:t>
      </w:r>
    </w:p>
    <w:p w14:paraId="54BBDDC2" w14:textId="51CB3627" w:rsidR="00487ED2" w:rsidRDefault="00487ED2" w:rsidP="000E668A">
      <w:pPr>
        <w:pStyle w:val="ListParagraph"/>
        <w:numPr>
          <w:ilvl w:val="0"/>
          <w:numId w:val="42"/>
        </w:numPr>
      </w:pPr>
      <w:r>
        <w:t>IE : ??</w:t>
      </w:r>
    </w:p>
    <w:p w14:paraId="1918F659" w14:textId="01615182" w:rsidR="00774EB4" w:rsidRDefault="00774EB4" w:rsidP="000E668A">
      <w:pPr>
        <w:pStyle w:val="ListParagraph"/>
        <w:numPr>
          <w:ilvl w:val="0"/>
          <w:numId w:val="42"/>
        </w:numPr>
      </w:pPr>
      <w:r>
        <w:t>Safari : ??</w:t>
      </w:r>
    </w:p>
    <w:p w14:paraId="6DAF83D4" w14:textId="02327F1D" w:rsidR="00774EB4" w:rsidRDefault="00774EB4" w:rsidP="00774EB4">
      <w:pPr>
        <w:pStyle w:val="Heading3"/>
      </w:pPr>
      <w:r>
        <w:t>2. A simple search</w:t>
      </w:r>
    </w:p>
    <w:p w14:paraId="6AEE5C30" w14:textId="4893C4C6" w:rsidR="00774EB4" w:rsidRDefault="00774EB4" w:rsidP="00774EB4">
      <w:r>
        <w:t>Let</w:t>
      </w:r>
      <w:r w:rsidR="00CF79FC">
        <w:t>’</w:t>
      </w:r>
      <w:r>
        <w:t>s find all patients whose name contains the letters ‘eve’. Enter the following url:</w:t>
      </w:r>
    </w:p>
    <w:p w14:paraId="0AB3EE51" w14:textId="57F527D1" w:rsidR="00774EB4" w:rsidRDefault="004B72CF" w:rsidP="00774EB4">
      <w:hyperlink r:id="rId63" w:history="1">
        <w:r w:rsidR="00774EB4" w:rsidRPr="006F6AB9">
          <w:rPr>
            <w:rStyle w:val="Hyperlink"/>
          </w:rPr>
          <w:t>http://hl7connect.healthintersections.com.au/svc/fhir/patient?name=eve</w:t>
        </w:r>
      </w:hyperlink>
    </w:p>
    <w:p w14:paraId="0A2B186C" w14:textId="77777777" w:rsidR="00774EB4" w:rsidRDefault="00774EB4" w:rsidP="00774EB4">
      <w:r>
        <w:t>What you’ll get back is a bundle (an atom feed) with the matching patients. Eg:</w:t>
      </w:r>
    </w:p>
    <w:p w14:paraId="1044F134" w14:textId="0B12B788" w:rsidR="00774EB4" w:rsidRPr="00774EB4" w:rsidRDefault="00774EB4" w:rsidP="00774EB4">
      <w:r>
        <w:lastRenderedPageBreak/>
        <w:t xml:space="preserve"> </w:t>
      </w:r>
      <w:r>
        <w:rPr>
          <w:noProof/>
          <w:lang w:val="en-CA" w:eastAsia="en-CA"/>
        </w:rPr>
        <w:drawing>
          <wp:inline distT="0" distB="0" distL="0" distR="0" wp14:anchorId="681787F0" wp14:editId="18B86586">
            <wp:extent cx="5270500" cy="3340735"/>
            <wp:effectExtent l="0" t="0" r="1270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38.43 PM.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3340735"/>
                    </a:xfrm>
                    <a:prstGeom prst="rect">
                      <a:avLst/>
                    </a:prstGeom>
                  </pic:spPr>
                </pic:pic>
              </a:graphicData>
            </a:graphic>
          </wp:inline>
        </w:drawing>
      </w:r>
    </w:p>
    <w:p w14:paraId="37100DF3" w14:textId="2B377A80" w:rsidR="00487ED2" w:rsidRDefault="00774EB4" w:rsidP="00892BB1">
      <w:r>
        <w:t>and the list continues. To get the list as json, you have 2 options:</w:t>
      </w:r>
    </w:p>
    <w:p w14:paraId="751B8717" w14:textId="5032C950" w:rsidR="00774EB4" w:rsidRDefault="00774EB4" w:rsidP="000E668A">
      <w:pPr>
        <w:pStyle w:val="ListParagraph"/>
        <w:numPr>
          <w:ilvl w:val="0"/>
          <w:numId w:val="43"/>
        </w:numPr>
      </w:pPr>
      <w:r>
        <w:t>create a header called ‘accept’ with a value of ‘application/json’</w:t>
      </w:r>
      <w:r w:rsidR="00963E88">
        <w:t xml:space="preserve"> (You will need an HTTP client that allows you to specify this).</w:t>
      </w:r>
    </w:p>
    <w:p w14:paraId="4B4150CD" w14:textId="71F051B6" w:rsidR="00774EB4" w:rsidRDefault="00774EB4" w:rsidP="000E668A">
      <w:pPr>
        <w:pStyle w:val="ListParagraph"/>
        <w:numPr>
          <w:ilvl w:val="0"/>
          <w:numId w:val="43"/>
        </w:numPr>
      </w:pPr>
      <w:r>
        <w:t>add another parameter to the url - _format=json (this needs to be the first parameter).</w:t>
      </w:r>
    </w:p>
    <w:p w14:paraId="23C5AFA7" w14:textId="7D7A6A18" w:rsidR="00774EB4" w:rsidRDefault="00963E88" w:rsidP="00892BB1">
      <w:r>
        <w:t>Using the second option,</w:t>
      </w:r>
      <w:r w:rsidR="00774EB4">
        <w:t xml:space="preserve"> you should get a response like:</w:t>
      </w:r>
    </w:p>
    <w:p w14:paraId="5E3DB32B" w14:textId="61B32EDE" w:rsidR="00774EB4" w:rsidRDefault="004B72CF" w:rsidP="00892BB1">
      <w:hyperlink r:id="rId65" w:history="1">
        <w:r w:rsidR="00774EB4" w:rsidRPr="006F6AB9">
          <w:rPr>
            <w:rStyle w:val="Hyperlink"/>
          </w:rPr>
          <w:t>http://hl7connect.healthintersections.com.au/svc/fhir/patient?_format=json&amp;name=eve</w:t>
        </w:r>
      </w:hyperlink>
      <w:r w:rsidR="00774EB4">
        <w:t xml:space="preserve"> </w:t>
      </w:r>
    </w:p>
    <w:p w14:paraId="3219E92B" w14:textId="1C29D5D8" w:rsidR="00774EB4" w:rsidRDefault="00774EB4" w:rsidP="00892BB1">
      <w:r>
        <w:rPr>
          <w:noProof/>
          <w:lang w:val="en-CA" w:eastAsia="en-CA"/>
        </w:rPr>
        <w:lastRenderedPageBreak/>
        <w:drawing>
          <wp:inline distT="0" distB="0" distL="0" distR="0" wp14:anchorId="0BFD8202" wp14:editId="404E8315">
            <wp:extent cx="5270500" cy="4517390"/>
            <wp:effectExtent l="0" t="0" r="1270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2.05 PM.png"/>
                    <pic:cNvPicPr/>
                  </pic:nvPicPr>
                  <pic:blipFill>
                    <a:blip r:embed="rId66">
                      <a:extLst>
                        <a:ext uri="{28A0092B-C50C-407E-A947-70E740481C1C}">
                          <a14:useLocalDpi xmlns:a14="http://schemas.microsoft.com/office/drawing/2010/main" val="0"/>
                        </a:ext>
                      </a:extLst>
                    </a:blip>
                    <a:stretch>
                      <a:fillRect/>
                    </a:stretch>
                  </pic:blipFill>
                  <pic:spPr>
                    <a:xfrm>
                      <a:off x="0" y="0"/>
                      <a:ext cx="5270500" cy="4517390"/>
                    </a:xfrm>
                    <a:prstGeom prst="rect">
                      <a:avLst/>
                    </a:prstGeom>
                  </pic:spPr>
                </pic:pic>
              </a:graphicData>
            </a:graphic>
          </wp:inline>
        </w:drawing>
      </w:r>
    </w:p>
    <w:p w14:paraId="6998AAFB" w14:textId="77777777" w:rsidR="00774EB4" w:rsidRDefault="00774EB4" w:rsidP="00892BB1"/>
    <w:p w14:paraId="66432AD0" w14:textId="39CE5F02" w:rsidR="00774EB4" w:rsidRDefault="00774EB4" w:rsidP="00774EB4">
      <w:pPr>
        <w:pStyle w:val="Heading3"/>
      </w:pPr>
      <w:r>
        <w:t>3. Get a single person</w:t>
      </w:r>
    </w:p>
    <w:p w14:paraId="3D1F9A5B" w14:textId="473FF5AC" w:rsidR="00774EB4" w:rsidRDefault="00393543" w:rsidP="00774EB4">
      <w:r>
        <w:t>Note that the first person in the list has the id of 1, so let’s get just that resource. Enter the url</w:t>
      </w:r>
    </w:p>
    <w:p w14:paraId="79035AF5" w14:textId="018D8C60" w:rsidR="00393543" w:rsidRDefault="004B72CF" w:rsidP="00774EB4">
      <w:hyperlink r:id="rId67" w:history="1">
        <w:r w:rsidR="00393543" w:rsidRPr="006F6AB9">
          <w:rPr>
            <w:rStyle w:val="Hyperlink"/>
          </w:rPr>
          <w:t>http://hl7connect.healthintersections.com.au/svc/fhir/patient/@1</w:t>
        </w:r>
      </w:hyperlink>
    </w:p>
    <w:p w14:paraId="020EB3FD" w14:textId="3170F014" w:rsidR="00393543" w:rsidRDefault="00393543" w:rsidP="00774EB4">
      <w:r>
        <w:t>and you’ll get:</w:t>
      </w:r>
    </w:p>
    <w:p w14:paraId="7BC090E9" w14:textId="5CDDE80F" w:rsidR="00393543" w:rsidRPr="00774EB4" w:rsidRDefault="00393543" w:rsidP="00774EB4">
      <w:r>
        <w:rPr>
          <w:noProof/>
          <w:lang w:val="en-CA" w:eastAsia="en-CA"/>
        </w:rPr>
        <w:lastRenderedPageBreak/>
        <w:drawing>
          <wp:inline distT="0" distB="0" distL="0" distR="0" wp14:anchorId="481C7DB0" wp14:editId="5C788CCA">
            <wp:extent cx="3822700" cy="32552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4.59 PM.png"/>
                    <pic:cNvPicPr/>
                  </pic:nvPicPr>
                  <pic:blipFill>
                    <a:blip r:embed="rId68">
                      <a:extLst>
                        <a:ext uri="{28A0092B-C50C-407E-A947-70E740481C1C}">
                          <a14:useLocalDpi xmlns:a14="http://schemas.microsoft.com/office/drawing/2010/main" val="0"/>
                        </a:ext>
                      </a:extLst>
                    </a:blip>
                    <a:stretch>
                      <a:fillRect/>
                    </a:stretch>
                  </pic:blipFill>
                  <pic:spPr>
                    <a:xfrm>
                      <a:off x="0" y="0"/>
                      <a:ext cx="3822720" cy="3255285"/>
                    </a:xfrm>
                    <a:prstGeom prst="rect">
                      <a:avLst/>
                    </a:prstGeom>
                  </pic:spPr>
                </pic:pic>
              </a:graphicData>
            </a:graphic>
          </wp:inline>
        </w:drawing>
      </w:r>
    </w:p>
    <w:p w14:paraId="6FAAAC0E" w14:textId="77777777" w:rsidR="00393543" w:rsidRDefault="00393543" w:rsidP="00D519FF"/>
    <w:p w14:paraId="2EDCAE7E" w14:textId="3C90C8A4" w:rsidR="00393543" w:rsidRDefault="00393543" w:rsidP="00D519FF">
      <w:r>
        <w:t>Actually, if you look at the feed in #2 above, you’ll see 2 lines that have id information for this person:</w:t>
      </w:r>
    </w:p>
    <w:p w14:paraId="205373DE" w14:textId="344127DA" w:rsidR="00393543" w:rsidRDefault="00393543" w:rsidP="00D519FF">
      <w:r>
        <w:rPr>
          <w:noProof/>
          <w:lang w:val="en-CA" w:eastAsia="en-CA"/>
        </w:rPr>
        <w:drawing>
          <wp:inline distT="0" distB="0" distL="0" distR="0" wp14:anchorId="42A29FED" wp14:editId="7B355854">
            <wp:extent cx="5270500" cy="862965"/>
            <wp:effectExtent l="0" t="0" r="1270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16 at 12.49.33 PM.png"/>
                    <pic:cNvPicPr/>
                  </pic:nvPicPr>
                  <pic:blipFill>
                    <a:blip r:embed="rId69">
                      <a:extLst>
                        <a:ext uri="{28A0092B-C50C-407E-A947-70E740481C1C}">
                          <a14:useLocalDpi xmlns:a14="http://schemas.microsoft.com/office/drawing/2010/main" val="0"/>
                        </a:ext>
                      </a:extLst>
                    </a:blip>
                    <a:stretch>
                      <a:fillRect/>
                    </a:stretch>
                  </pic:blipFill>
                  <pic:spPr>
                    <a:xfrm>
                      <a:off x="0" y="0"/>
                      <a:ext cx="5270500" cy="862965"/>
                    </a:xfrm>
                    <a:prstGeom prst="rect">
                      <a:avLst/>
                    </a:prstGeom>
                  </pic:spPr>
                </pic:pic>
              </a:graphicData>
            </a:graphic>
          </wp:inline>
        </w:drawing>
      </w:r>
    </w:p>
    <w:p w14:paraId="01979285" w14:textId="0DE23DD7" w:rsidR="00393543" w:rsidRDefault="00393543" w:rsidP="00D519FF">
      <w:r>
        <w:t>This tells you that:</w:t>
      </w:r>
    </w:p>
    <w:p w14:paraId="2F05D5A7" w14:textId="0CB743F2" w:rsidR="00393543" w:rsidRDefault="00393543" w:rsidP="000E668A">
      <w:pPr>
        <w:pStyle w:val="ListParagraph"/>
        <w:numPr>
          <w:ilvl w:val="0"/>
          <w:numId w:val="44"/>
        </w:numPr>
      </w:pPr>
      <w:r>
        <w:t>The logical Id is 1</w:t>
      </w:r>
    </w:p>
    <w:p w14:paraId="5ADDDEC0" w14:textId="04B691D7" w:rsidR="00393543" w:rsidRDefault="00393543" w:rsidP="000E668A">
      <w:pPr>
        <w:pStyle w:val="ListParagraph"/>
        <w:numPr>
          <w:ilvl w:val="0"/>
          <w:numId w:val="44"/>
        </w:numPr>
      </w:pPr>
      <w:r>
        <w:t>The most recent version is 10</w:t>
      </w:r>
    </w:p>
    <w:p w14:paraId="6DB6465F" w14:textId="5DC74AA2" w:rsidR="00393543" w:rsidRDefault="00393543" w:rsidP="000E668A">
      <w:pPr>
        <w:pStyle w:val="ListParagraph"/>
        <w:numPr>
          <w:ilvl w:val="0"/>
          <w:numId w:val="44"/>
        </w:numPr>
      </w:pPr>
      <w:r>
        <w:t>It was last updated at 4:13pm on the 5</w:t>
      </w:r>
      <w:r w:rsidRPr="00393543">
        <w:rPr>
          <w:vertAlign w:val="superscript"/>
        </w:rPr>
        <w:t>th</w:t>
      </w:r>
      <w:r>
        <w:t xml:space="preserve"> may</w:t>
      </w:r>
    </w:p>
    <w:p w14:paraId="7F86DC19" w14:textId="7015B0F2" w:rsidR="00393543" w:rsidRDefault="00393543" w:rsidP="00393543">
      <w:r>
        <w:t>If you wanted to look at all versions of this resource, you would enter:</w:t>
      </w:r>
    </w:p>
    <w:p w14:paraId="3A9137C7" w14:textId="554E10A1" w:rsidR="00393543" w:rsidRDefault="004B72CF" w:rsidP="00393543">
      <w:hyperlink r:id="rId70" w:history="1">
        <w:r w:rsidR="00393543" w:rsidRPr="006F6AB9">
          <w:rPr>
            <w:rStyle w:val="Hyperlink"/>
          </w:rPr>
          <w:t>http://hl7connect.healthintersections.com.au/svc/fhir/patient/@1/history</w:t>
        </w:r>
      </w:hyperlink>
    </w:p>
    <w:p w14:paraId="50150EAF" w14:textId="00F567BC" w:rsidR="00393543" w:rsidRDefault="00393543" w:rsidP="00393543">
      <w:r>
        <w:t>or</w:t>
      </w:r>
    </w:p>
    <w:p w14:paraId="2EE0CBC1" w14:textId="004BCE89" w:rsidR="00393543" w:rsidRDefault="004B72CF" w:rsidP="00393543">
      <w:hyperlink r:id="rId71" w:history="1">
        <w:r w:rsidR="00393543" w:rsidRPr="006F6AB9">
          <w:rPr>
            <w:rStyle w:val="Hyperlink"/>
          </w:rPr>
          <w:t>http://hl7connect.healthintersections.com.au/svc/fhir/patient/@1/history?_format=json</w:t>
        </w:r>
      </w:hyperlink>
    </w:p>
    <w:p w14:paraId="1273B835" w14:textId="0D2B20A6" w:rsidR="00393543" w:rsidRDefault="00393543" w:rsidP="00393543">
      <w:r>
        <w:t>- in both cases you’ll get a batch with all the previous versions of this resource – including when each version was created.</w:t>
      </w:r>
    </w:p>
    <w:p w14:paraId="33EADC56" w14:textId="5413AFC9" w:rsidR="00C20149" w:rsidRDefault="00C20149" w:rsidP="00C20149">
      <w:pPr>
        <w:pStyle w:val="Heading1"/>
      </w:pPr>
      <w:r>
        <w:t>REST in detail</w:t>
      </w:r>
    </w:p>
    <w:p w14:paraId="019E608E" w14:textId="77777777" w:rsidR="00C20149" w:rsidRDefault="00C20149" w:rsidP="00D519FF"/>
    <w:p w14:paraId="0BC26869" w14:textId="4CABA755" w:rsidR="00D519FF" w:rsidRDefault="00385AE4" w:rsidP="00D519FF">
      <w:r>
        <w:t>The following sections discuss how to make RESTful queries</w:t>
      </w:r>
      <w:r w:rsidR="00CF79FC">
        <w:t xml:space="preserve"> and updates</w:t>
      </w:r>
      <w:r>
        <w:t xml:space="preserve"> against a server, but they are by no means comprehensive. You should have the specification open and be prepared to experiment.</w:t>
      </w:r>
      <w:r w:rsidR="00CF79FC">
        <w:t xml:space="preserve"> You will need a client that allows you to specify HTTP  methods and headers. </w:t>
      </w:r>
      <w:r w:rsidR="00EF7745">
        <w:t>Examples of this are:</w:t>
      </w:r>
    </w:p>
    <w:p w14:paraId="61426F10" w14:textId="200740C7" w:rsidR="00EF7745" w:rsidRDefault="00EF7745" w:rsidP="00EF7745">
      <w:pPr>
        <w:pStyle w:val="ListParagraph"/>
        <w:numPr>
          <w:ilvl w:val="0"/>
          <w:numId w:val="55"/>
        </w:numPr>
      </w:pPr>
      <w:r>
        <w:t xml:space="preserve">cURL for the command line </w:t>
      </w:r>
      <w:r w:rsidR="00AD37C4">
        <w:t>(</w:t>
      </w:r>
      <w:hyperlink r:id="rId72" w:history="1">
        <w:r w:rsidR="00AD37C4" w:rsidRPr="006C3FAC">
          <w:rPr>
            <w:rStyle w:val="Hyperlink"/>
          </w:rPr>
          <w:t>http://curl.haxx.se/</w:t>
        </w:r>
      </w:hyperlink>
      <w:r w:rsidR="00AD37C4">
        <w:t xml:space="preserve"> )</w:t>
      </w:r>
    </w:p>
    <w:p w14:paraId="703F3EA5" w14:textId="04F494B1" w:rsidR="00EF7745" w:rsidRDefault="00EF7745" w:rsidP="00EF7745">
      <w:pPr>
        <w:pStyle w:val="ListParagraph"/>
        <w:numPr>
          <w:ilvl w:val="0"/>
          <w:numId w:val="55"/>
        </w:numPr>
      </w:pPr>
      <w:r>
        <w:lastRenderedPageBreak/>
        <w:t>FireBug for Firefox</w:t>
      </w:r>
      <w:r w:rsidR="00AD37C4">
        <w:t xml:space="preserve"> (</w:t>
      </w:r>
      <w:hyperlink r:id="rId73" w:history="1">
        <w:r w:rsidR="00AD37C4" w:rsidRPr="006C3FAC">
          <w:rPr>
            <w:rStyle w:val="Hyperlink"/>
          </w:rPr>
          <w:t>http://getfirebug.com/</w:t>
        </w:r>
      </w:hyperlink>
      <w:r w:rsidR="00AD37C4">
        <w:t xml:space="preserve"> )</w:t>
      </w:r>
    </w:p>
    <w:p w14:paraId="220508E7" w14:textId="1AF22494" w:rsidR="00EF7745" w:rsidRDefault="00EF7745" w:rsidP="00EF7745">
      <w:pPr>
        <w:pStyle w:val="ListParagraph"/>
        <w:numPr>
          <w:ilvl w:val="0"/>
          <w:numId w:val="55"/>
        </w:numPr>
      </w:pPr>
      <w:r>
        <w:t>POSTMan for chrome</w:t>
      </w:r>
      <w:r w:rsidR="00AD37C4">
        <w:t xml:space="preserve"> (</w:t>
      </w:r>
      <w:hyperlink r:id="rId74" w:history="1">
        <w:r w:rsidR="00AD37C4" w:rsidRPr="006C3FAC">
          <w:rPr>
            <w:rStyle w:val="Hyperlink"/>
          </w:rPr>
          <w:t>http://www.getpostman.com/</w:t>
        </w:r>
      </w:hyperlink>
      <w:r w:rsidR="00AD37C4">
        <w:t xml:space="preserve"> )</w:t>
      </w:r>
    </w:p>
    <w:p w14:paraId="062029D9" w14:textId="7134C6FD" w:rsidR="00AD37C4" w:rsidRPr="00D519FF" w:rsidRDefault="00AD37C4" w:rsidP="00AD37C4">
      <w:r>
        <w:t>But there are lots of other options</w:t>
      </w:r>
    </w:p>
    <w:p w14:paraId="51D316EB" w14:textId="2022043D" w:rsidR="004A3E5A" w:rsidRDefault="004A3E5A" w:rsidP="004A3E5A">
      <w:pPr>
        <w:pStyle w:val="Heading2"/>
      </w:pPr>
      <w:bookmarkStart w:id="249" w:name="_Toc229627733"/>
      <w:r>
        <w:t>Add a new resource</w:t>
      </w:r>
      <w:bookmarkEnd w:id="249"/>
    </w:p>
    <w:p w14:paraId="54094BEF" w14:textId="3045B3FF" w:rsidR="004A3E5A" w:rsidRDefault="004A3E5A" w:rsidP="004A3E5A">
      <w:r>
        <w:t xml:space="preserve">There are 2 distinct ways to create a new resource – and the one you choose depends on whether the client is creating the id or the server is. </w:t>
      </w:r>
    </w:p>
    <w:p w14:paraId="3970DB2D" w14:textId="3A0B757D" w:rsidR="00EF3746" w:rsidRDefault="00EF3746" w:rsidP="004A3E5A">
      <w:r>
        <w:t>In both of these examples it is assumed that you have created a resource (in either XML or JSON) and can refer to it using your tool of choice.</w:t>
      </w:r>
      <w:r w:rsidR="00225918">
        <w:t xml:space="preserve"> (tip: You might find it easier to GET a resource from the test server as described below and then modify that in a suitable editor).</w:t>
      </w:r>
    </w:p>
    <w:p w14:paraId="57E2874E" w14:textId="77777777" w:rsidR="00957CFD" w:rsidRDefault="00957CFD" w:rsidP="004A3E5A"/>
    <w:p w14:paraId="390BF2E2" w14:textId="21E7C32B" w:rsidR="000A4814" w:rsidRDefault="000A4814" w:rsidP="000A4814">
      <w:pPr>
        <w:pStyle w:val="Heading3"/>
      </w:pPr>
      <w:bookmarkStart w:id="250" w:name="_Toc229627734"/>
      <w:r>
        <w:t xml:space="preserve">Client </w:t>
      </w:r>
      <w:r w:rsidR="00E64D13">
        <w:t>assigns</w:t>
      </w:r>
      <w:r>
        <w:t xml:space="preserve"> the id</w:t>
      </w:r>
      <w:bookmarkEnd w:id="250"/>
    </w:p>
    <w:p w14:paraId="5B283352" w14:textId="2422BBEC" w:rsidR="004A3E5A" w:rsidRDefault="004A3E5A" w:rsidP="004A3E5A">
      <w:r>
        <w:t xml:space="preserve">If the client is </w:t>
      </w:r>
      <w:r w:rsidR="00E64D13">
        <w:t>assigning</w:t>
      </w:r>
      <w:r>
        <w:t xml:space="preserve"> the</w:t>
      </w:r>
      <w:r w:rsidR="000A4814">
        <w:t xml:space="preserve"> resource </w:t>
      </w:r>
      <w:r w:rsidR="00E64D13">
        <w:t xml:space="preserve">Id </w:t>
      </w:r>
      <w:r w:rsidR="000A4814">
        <w:t>then use the PUT verb, specifying the ‘location’ of the resource (which is the server name plus the id):</w:t>
      </w:r>
    </w:p>
    <w:p w14:paraId="401D6ADF" w14:textId="019FB7BD" w:rsidR="000A4814" w:rsidRPr="00267E4D" w:rsidRDefault="000A4814" w:rsidP="000A4814">
      <w:pPr>
        <w:pStyle w:val="URL"/>
      </w:pPr>
      <w:r>
        <w:rPr>
          <w:highlight w:val="yellow"/>
        </w:rPr>
        <w:t xml:space="preserve">PUT </w:t>
      </w:r>
      <w:r w:rsidRPr="00267E4D">
        <w:rPr>
          <w:highlight w:val="yellow"/>
        </w:rPr>
        <w:t>&lt;host&gt;/&lt;resource</w:t>
      </w:r>
      <w:r w:rsidR="00E64D13">
        <w:rPr>
          <w:highlight w:val="yellow"/>
        </w:rPr>
        <w:t>Type</w:t>
      </w:r>
      <w:r w:rsidRPr="00267E4D">
        <w:rPr>
          <w:highlight w:val="yellow"/>
        </w:rPr>
        <w:t>&gt;/@&lt;id&gt;</w:t>
      </w:r>
    </w:p>
    <w:p w14:paraId="4CE61AEC" w14:textId="32A3AA79" w:rsidR="000A4814" w:rsidRPr="00267E4D" w:rsidRDefault="000A4814" w:rsidP="000A4814">
      <w:r>
        <w:t xml:space="preserve">You can specify the format of the resource being saved (xml or json) either by setting the Content-Type header, or adding an _format parameter to the request – eg  </w:t>
      </w:r>
      <w:r w:rsidRPr="0095691C">
        <w:rPr>
          <w:i/>
        </w:rPr>
        <w:t>PUT &lt;host&gt;/&lt;resource&gt;/@&lt;id&gt;?_format=json to specify json</w:t>
      </w:r>
      <w:r>
        <w:t>.</w:t>
      </w:r>
    </w:p>
    <w:p w14:paraId="43F16C1B" w14:textId="7B1E2737" w:rsidR="0095691C" w:rsidRDefault="000A4814" w:rsidP="004A3E5A">
      <w:r>
        <w:t>If there is already a resource at that location, then it will be replaced by the resource that you supply in the body of the request. Ideally, the server will create a new version</w:t>
      </w:r>
      <w:r w:rsidR="0095691C">
        <w:t>, thus maintaining a history of changes for that resource</w:t>
      </w:r>
      <w:r>
        <w:t xml:space="preserve">. </w:t>
      </w:r>
    </w:p>
    <w:p w14:paraId="69DE3131" w14:textId="77777777" w:rsidR="0095691C" w:rsidRDefault="0095691C" w:rsidP="004A3E5A">
      <w:r>
        <w:t>If the request is successful, then:</w:t>
      </w:r>
    </w:p>
    <w:p w14:paraId="2BCF8F51" w14:textId="7A3A68CF" w:rsidR="0095691C" w:rsidRDefault="0095691C" w:rsidP="000E668A">
      <w:pPr>
        <w:pStyle w:val="ListParagraph"/>
        <w:numPr>
          <w:ilvl w:val="0"/>
          <w:numId w:val="12"/>
        </w:numPr>
      </w:pPr>
      <w:r>
        <w:t xml:space="preserve">The server will return the resource that was saved. </w:t>
      </w:r>
    </w:p>
    <w:p w14:paraId="3A91A1B1" w14:textId="08918EEC" w:rsidR="0095691C" w:rsidRDefault="0095691C" w:rsidP="000E668A">
      <w:pPr>
        <w:pStyle w:val="ListParagraph"/>
        <w:numPr>
          <w:ilvl w:val="0"/>
          <w:numId w:val="12"/>
        </w:numPr>
      </w:pPr>
      <w:r>
        <w:t>If there was an existing resource at that location then the status code is 200, otherwise it is 201.</w:t>
      </w:r>
    </w:p>
    <w:p w14:paraId="639FE7EE" w14:textId="5324B811" w:rsidR="0095691C" w:rsidRDefault="0095691C" w:rsidP="000E668A">
      <w:pPr>
        <w:pStyle w:val="ListParagraph"/>
        <w:numPr>
          <w:ilvl w:val="0"/>
          <w:numId w:val="12"/>
        </w:numPr>
      </w:pPr>
      <w:r>
        <w:t xml:space="preserve">The </w:t>
      </w:r>
      <w:r w:rsidRPr="007567CC">
        <w:rPr>
          <w:b/>
        </w:rPr>
        <w:t>Location</w:t>
      </w:r>
      <w:r>
        <w:t xml:space="preserve"> and </w:t>
      </w:r>
      <w:r w:rsidRPr="007567CC">
        <w:rPr>
          <w:b/>
        </w:rPr>
        <w:t>Content-Location</w:t>
      </w:r>
      <w:r>
        <w:t xml:space="preserve"> headers will be set to the full url (including version)</w:t>
      </w:r>
    </w:p>
    <w:p w14:paraId="581B2D47" w14:textId="3A9975E6" w:rsidR="00B5683A" w:rsidRDefault="00B5683A" w:rsidP="000E668A">
      <w:pPr>
        <w:pStyle w:val="ListParagraph"/>
        <w:numPr>
          <w:ilvl w:val="0"/>
          <w:numId w:val="12"/>
        </w:numPr>
      </w:pPr>
      <w:r>
        <w:t xml:space="preserve">The </w:t>
      </w:r>
      <w:r w:rsidRPr="007567CC">
        <w:rPr>
          <w:b/>
        </w:rPr>
        <w:t>Last-Modified</w:t>
      </w:r>
      <w:r>
        <w:t xml:space="preserve"> header will be the date of update.</w:t>
      </w:r>
    </w:p>
    <w:p w14:paraId="35528A89" w14:textId="285FB09B" w:rsidR="00B5683A" w:rsidRDefault="007567CC" w:rsidP="00B5683A">
      <w:r>
        <w:t>The server is able to reject the update for business reasons, in which case the status code is 422.</w:t>
      </w:r>
    </w:p>
    <w:p w14:paraId="5C6EF952" w14:textId="6B8018DB" w:rsidR="007567CC" w:rsidRDefault="007567CC" w:rsidP="00B5683A">
      <w:r>
        <w:t>There are a number of other possible failure code</w:t>
      </w:r>
      <w:r w:rsidR="00E64D13">
        <w:t>s</w:t>
      </w:r>
      <w:r>
        <w:t xml:space="preserve"> described in the </w:t>
      </w:r>
      <w:r w:rsidR="00E64D13">
        <w:t>specification.</w:t>
      </w:r>
    </w:p>
    <w:p w14:paraId="2C467562" w14:textId="2611F2C4" w:rsidR="00E64D13" w:rsidRDefault="00E64D13" w:rsidP="00B5683A">
      <w:r>
        <w:t>The PUT request is also used when it is intended to update an existing resource.</w:t>
      </w:r>
    </w:p>
    <w:p w14:paraId="638FFF89" w14:textId="7BA11E42" w:rsidR="00E64D13" w:rsidRDefault="00E64D13" w:rsidP="00B5683A">
      <w:r>
        <w:t>Note that it is only appropriate to use client assigned Ids in a trusted environment.</w:t>
      </w:r>
    </w:p>
    <w:p w14:paraId="0C977860" w14:textId="390AD53D" w:rsidR="00E64D13" w:rsidRDefault="00E64D13" w:rsidP="00E64D13">
      <w:pPr>
        <w:pStyle w:val="Heading3"/>
      </w:pPr>
      <w:bookmarkStart w:id="251" w:name="_Toc229627735"/>
      <w:r>
        <w:t>Server creates the Id</w:t>
      </w:r>
      <w:bookmarkEnd w:id="251"/>
    </w:p>
    <w:p w14:paraId="29F1B71E" w14:textId="6C187725" w:rsidR="00E64D13" w:rsidRDefault="00E64D13" w:rsidP="00B5683A">
      <w:r>
        <w:t>If the server has the responsibility for creating the Id, then the client should simply POST the resource to the resourcetype root:</w:t>
      </w:r>
    </w:p>
    <w:p w14:paraId="474E052F" w14:textId="2266451D" w:rsidR="00E64D13" w:rsidRDefault="00E64D13" w:rsidP="00E64D13">
      <w:pPr>
        <w:pStyle w:val="URL"/>
      </w:pPr>
      <w:r>
        <w:rPr>
          <w:highlight w:val="yellow"/>
        </w:rPr>
        <w:t xml:space="preserve">POST </w:t>
      </w:r>
      <w:r w:rsidRPr="00267E4D">
        <w:rPr>
          <w:highlight w:val="yellow"/>
        </w:rPr>
        <w:t>&lt;host&gt;/&lt;resource</w:t>
      </w:r>
      <w:r>
        <w:rPr>
          <w:highlight w:val="yellow"/>
        </w:rPr>
        <w:t>Type&gt;</w:t>
      </w:r>
    </w:p>
    <w:p w14:paraId="48763044" w14:textId="36430385" w:rsidR="00E64D13" w:rsidRDefault="00E64D13" w:rsidP="00E64D13">
      <w:r>
        <w:t>The server will create a new resource of this type, returning the newly created resource, a status code of 210 and setting the response headers as above.</w:t>
      </w:r>
    </w:p>
    <w:p w14:paraId="5FCC28B8" w14:textId="77777777" w:rsidR="00E64D13" w:rsidRPr="00267E4D" w:rsidRDefault="00E64D13" w:rsidP="00E64D13"/>
    <w:p w14:paraId="199B0B98" w14:textId="77777777" w:rsidR="00E64D13" w:rsidRDefault="00E64D13" w:rsidP="00B5683A"/>
    <w:p w14:paraId="01D21312" w14:textId="4072B9B3" w:rsidR="000A4814" w:rsidRDefault="0095691C" w:rsidP="007567CC">
      <w:r>
        <w:t xml:space="preserve"> </w:t>
      </w:r>
    </w:p>
    <w:p w14:paraId="20DD0C29" w14:textId="77777777" w:rsidR="004A3E5A" w:rsidRDefault="004A3E5A" w:rsidP="004A3E5A"/>
    <w:p w14:paraId="098F666E" w14:textId="137E7D4B" w:rsidR="000A4814" w:rsidRDefault="00957CFD" w:rsidP="00957CFD">
      <w:pPr>
        <w:pStyle w:val="Heading3"/>
      </w:pPr>
      <w:r>
        <w:lastRenderedPageBreak/>
        <w:t>Idempotency</w:t>
      </w:r>
    </w:p>
    <w:p w14:paraId="286DB326" w14:textId="1B403408" w:rsidR="00957CFD" w:rsidRDefault="009D6C99" w:rsidP="004A3E5A">
      <w:r>
        <w:t>The concept of idempotency is also important when considering POST &amp; PUT.</w:t>
      </w:r>
    </w:p>
    <w:p w14:paraId="4614E6A6" w14:textId="0741AA88" w:rsidR="000A4814" w:rsidRPr="004A3E5A" w:rsidRDefault="009D6C99" w:rsidP="009743FE">
      <w:r>
        <w:t xml:space="preserve">A method that is </w:t>
      </w:r>
      <w:r w:rsidRPr="009D6C99">
        <w:t>idempotent will produce the same results if executed once or multiple times</w:t>
      </w:r>
      <w:r>
        <w:t>. Thus, a PUT is idempotent as repeating it simply results in a new version of the resource with the same content, but a POST is not as each call results in a n</w:t>
      </w:r>
      <w:r w:rsidR="009743FE">
        <w:t>ew</w:t>
      </w:r>
      <w:r>
        <w:t xml:space="preserve"> resource being created.</w:t>
      </w:r>
    </w:p>
    <w:p w14:paraId="0A9DD3EB" w14:textId="7972293A" w:rsidR="008405CC" w:rsidRDefault="00310860" w:rsidP="000B68F6">
      <w:pPr>
        <w:pStyle w:val="Heading2"/>
      </w:pPr>
      <w:bookmarkStart w:id="252" w:name="_Toc229627736"/>
      <w:r>
        <w:t>Retrieve a resource</w:t>
      </w:r>
      <w:bookmarkEnd w:id="252"/>
    </w:p>
    <w:p w14:paraId="2BA48497" w14:textId="156C412B" w:rsidR="00310860" w:rsidRDefault="00310860" w:rsidP="00310860">
      <w:r>
        <w:t xml:space="preserve">To </w:t>
      </w:r>
      <w:r w:rsidR="00267E4D">
        <w:t>retrieve a resource based on it</w:t>
      </w:r>
      <w:r>
        <w:t>s id, issue a GET request based on the following pattern</w:t>
      </w:r>
    </w:p>
    <w:p w14:paraId="72B46C85" w14:textId="127CDF0D" w:rsidR="00310860" w:rsidRPr="00267E4D" w:rsidRDefault="002E079D" w:rsidP="00267E4D">
      <w:pPr>
        <w:pStyle w:val="URL"/>
      </w:pPr>
      <w:r>
        <w:rPr>
          <w:highlight w:val="yellow"/>
        </w:rPr>
        <w:t xml:space="preserve">GET </w:t>
      </w:r>
      <w:r w:rsidR="00310860" w:rsidRPr="00267E4D">
        <w:rPr>
          <w:highlight w:val="yellow"/>
        </w:rPr>
        <w:t>&lt;host&gt;/&lt;resource</w:t>
      </w:r>
      <w:r w:rsidR="006C18B8">
        <w:rPr>
          <w:highlight w:val="yellow"/>
        </w:rPr>
        <w:t>Type</w:t>
      </w:r>
      <w:r w:rsidR="00310860" w:rsidRPr="00267E4D">
        <w:rPr>
          <w:highlight w:val="yellow"/>
        </w:rPr>
        <w:t>&gt;/@&lt;id&gt;</w:t>
      </w:r>
    </w:p>
    <w:p w14:paraId="2E5D5E42" w14:textId="07FB720C" w:rsidR="00310860" w:rsidRDefault="00310860" w:rsidP="00310860">
      <w:r>
        <w:t>Where:</w:t>
      </w:r>
    </w:p>
    <w:p w14:paraId="47D315E3" w14:textId="11FE28F1" w:rsidR="00310860" w:rsidRDefault="00310860" w:rsidP="000E668A">
      <w:pPr>
        <w:pStyle w:val="ListParagraph"/>
        <w:numPr>
          <w:ilvl w:val="0"/>
          <w:numId w:val="8"/>
        </w:numPr>
      </w:pPr>
      <w:r>
        <w:t xml:space="preserve">&lt;host&gt; is the name of the server – eg </w:t>
      </w:r>
      <w:hyperlink r:id="rId75" w:history="1">
        <w:r w:rsidRPr="00003837">
          <w:rPr>
            <w:rStyle w:val="Hyperlink"/>
          </w:rPr>
          <w:t>http://hl7connect.healthintersections.com.au/svc/fhir/</w:t>
        </w:r>
      </w:hyperlink>
    </w:p>
    <w:p w14:paraId="0F927395" w14:textId="372BDF57" w:rsidR="00310860" w:rsidRDefault="00310860" w:rsidP="000E668A">
      <w:pPr>
        <w:pStyle w:val="ListParagraph"/>
        <w:numPr>
          <w:ilvl w:val="0"/>
          <w:numId w:val="8"/>
        </w:numPr>
      </w:pPr>
      <w:r>
        <w:t>&lt;resource&gt; is the name of the resource – eg ‘patient’ or ‘observation’</w:t>
      </w:r>
    </w:p>
    <w:p w14:paraId="2923ED57" w14:textId="6442B104" w:rsidR="00310860" w:rsidRDefault="00310860" w:rsidP="000E668A">
      <w:pPr>
        <w:pStyle w:val="ListParagraph"/>
        <w:numPr>
          <w:ilvl w:val="0"/>
          <w:numId w:val="8"/>
        </w:numPr>
      </w:pPr>
      <w:r>
        <w:t>&lt;id&gt; is the id of the resource you are after. Note the ‘@’ prefixing the id.</w:t>
      </w:r>
    </w:p>
    <w:p w14:paraId="383F0229" w14:textId="77777777" w:rsidR="00310860" w:rsidRPr="00310860" w:rsidRDefault="00310860" w:rsidP="00310860"/>
    <w:p w14:paraId="5EF7AF88" w14:textId="3086E551" w:rsidR="008405CC" w:rsidRDefault="00310860" w:rsidP="00E759E8">
      <w:r>
        <w:t>Thus:</w:t>
      </w:r>
    </w:p>
    <w:p w14:paraId="421833A9" w14:textId="38304E43" w:rsidR="00310860" w:rsidRDefault="002E079D" w:rsidP="00E759E8">
      <w:r>
        <w:t xml:space="preserve">GET </w:t>
      </w:r>
      <w:hyperlink r:id="rId76" w:history="1">
        <w:r w:rsidR="00310860" w:rsidRPr="00003837">
          <w:rPr>
            <w:rStyle w:val="Hyperlink"/>
          </w:rPr>
          <w:t>http://hl7connect.healthintersections.com.au/svc/fhir/patient/@1</w:t>
        </w:r>
      </w:hyperlink>
    </w:p>
    <w:p w14:paraId="4B8F0745" w14:textId="77777777" w:rsidR="002E079D" w:rsidRDefault="00310860" w:rsidP="00E759E8">
      <w:r>
        <w:t>will return the patient resource with the id of 1 from Grahames server.</w:t>
      </w:r>
      <w:r w:rsidR="00341C76">
        <w:t xml:space="preserve"> The response status</w:t>
      </w:r>
      <w:r w:rsidR="002E079D">
        <w:t xml:space="preserve"> is important:</w:t>
      </w:r>
    </w:p>
    <w:p w14:paraId="745BCB60" w14:textId="204F8EB0" w:rsidR="002E079D" w:rsidRDefault="00341C76" w:rsidP="000E668A">
      <w:pPr>
        <w:pStyle w:val="ListParagraph"/>
        <w:numPr>
          <w:ilvl w:val="0"/>
          <w:numId w:val="9"/>
        </w:numPr>
      </w:pPr>
      <w:r>
        <w:t>200 indicates that the resource was found</w:t>
      </w:r>
    </w:p>
    <w:p w14:paraId="1AAECAB4" w14:textId="77777777" w:rsidR="002E079D" w:rsidRDefault="002E079D" w:rsidP="000E668A">
      <w:pPr>
        <w:pStyle w:val="ListParagraph"/>
        <w:numPr>
          <w:ilvl w:val="0"/>
          <w:numId w:val="9"/>
        </w:numPr>
      </w:pPr>
      <w:r>
        <w:t>410 means there was a resource with this id, but it has been deleted</w:t>
      </w:r>
    </w:p>
    <w:p w14:paraId="444DD187" w14:textId="67CB1530" w:rsidR="00310860" w:rsidRDefault="00341C76" w:rsidP="000E668A">
      <w:pPr>
        <w:pStyle w:val="ListParagraph"/>
        <w:numPr>
          <w:ilvl w:val="0"/>
          <w:numId w:val="9"/>
        </w:numPr>
      </w:pPr>
      <w:r>
        <w:t xml:space="preserve">404 indicates ‘not found’. </w:t>
      </w:r>
    </w:p>
    <w:p w14:paraId="0A76A55E" w14:textId="38098403" w:rsidR="002E079D" w:rsidRDefault="002E079D" w:rsidP="002E079D">
      <w:r>
        <w:t>The server will also return a number of response headers. These include:</w:t>
      </w:r>
    </w:p>
    <w:p w14:paraId="601A39A9" w14:textId="6369ED28" w:rsidR="002E079D" w:rsidRDefault="002E079D" w:rsidP="000E668A">
      <w:pPr>
        <w:pStyle w:val="ListParagraph"/>
        <w:numPr>
          <w:ilvl w:val="0"/>
          <w:numId w:val="10"/>
        </w:numPr>
      </w:pPr>
      <w:r w:rsidRPr="000B68F6">
        <w:rPr>
          <w:b/>
        </w:rPr>
        <w:t>Content-Location</w:t>
      </w:r>
      <w:r>
        <w:t xml:space="preserve"> will be the full location to the resource, including any version</w:t>
      </w:r>
      <w:r w:rsidR="00616814">
        <w:t xml:space="preserve"> – ie a version specific url</w:t>
      </w:r>
    </w:p>
    <w:p w14:paraId="07B1784A" w14:textId="716260F1" w:rsidR="002E079D" w:rsidRDefault="002E079D" w:rsidP="000E668A">
      <w:pPr>
        <w:pStyle w:val="ListParagraph"/>
        <w:numPr>
          <w:ilvl w:val="0"/>
          <w:numId w:val="10"/>
        </w:numPr>
      </w:pPr>
      <w:r w:rsidRPr="000B68F6">
        <w:rPr>
          <w:b/>
        </w:rPr>
        <w:t>Content-Type</w:t>
      </w:r>
      <w:r>
        <w:t xml:space="preserve"> will be the format of the resource – xml or json</w:t>
      </w:r>
    </w:p>
    <w:p w14:paraId="575A234F" w14:textId="7FE79D2C" w:rsidR="002E079D" w:rsidRDefault="002E079D" w:rsidP="002E079D">
      <w:r>
        <w:t>But there will be others.</w:t>
      </w:r>
    </w:p>
    <w:p w14:paraId="08A01238" w14:textId="00DBB0F8" w:rsidR="002E079D" w:rsidRDefault="002E079D" w:rsidP="002E079D">
      <w:r>
        <w:t>You can specify the format that the server should return the resource in in two ways:</w:t>
      </w:r>
    </w:p>
    <w:p w14:paraId="36B817A4" w14:textId="34C8EE65" w:rsidR="002E079D" w:rsidRDefault="002E079D" w:rsidP="000E668A">
      <w:pPr>
        <w:pStyle w:val="ListParagraph"/>
        <w:numPr>
          <w:ilvl w:val="0"/>
          <w:numId w:val="11"/>
        </w:numPr>
      </w:pPr>
      <w:r>
        <w:t>In the request, set the request header ‘</w:t>
      </w:r>
      <w:r w:rsidR="000B68F6" w:rsidRPr="000B68F6">
        <w:rPr>
          <w:b/>
        </w:rPr>
        <w:t>Accept’</w:t>
      </w:r>
      <w:r>
        <w:t xml:space="preserve"> to </w:t>
      </w:r>
      <w:r w:rsidRPr="000B68F6">
        <w:rPr>
          <w:i/>
        </w:rPr>
        <w:t>application/json</w:t>
      </w:r>
      <w:r>
        <w:t xml:space="preserve"> or </w:t>
      </w:r>
      <w:r w:rsidRPr="000B68F6">
        <w:rPr>
          <w:i/>
        </w:rPr>
        <w:t>text/xml</w:t>
      </w:r>
      <w:r>
        <w:t xml:space="preserve"> to specify json of xml respectively. This is the preferred approach.</w:t>
      </w:r>
    </w:p>
    <w:p w14:paraId="0720D84A" w14:textId="391D4320" w:rsidR="002E079D" w:rsidRPr="002E079D" w:rsidRDefault="002E079D" w:rsidP="000E668A">
      <w:pPr>
        <w:pStyle w:val="ListParagraph"/>
        <w:numPr>
          <w:ilvl w:val="0"/>
          <w:numId w:val="11"/>
        </w:numPr>
        <w:rPr>
          <w:i/>
          <w:iCs/>
        </w:rPr>
      </w:pPr>
      <w:r>
        <w:t>In the request URL, use the “_</w:t>
      </w:r>
      <w:r w:rsidRPr="002E079D">
        <w:rPr>
          <w:iCs/>
        </w:rPr>
        <w:t>format</w:t>
      </w:r>
      <w:r>
        <w:rPr>
          <w:iCs/>
        </w:rPr>
        <w:t>”</w:t>
      </w:r>
      <w:r w:rsidRPr="002E079D">
        <w:rPr>
          <w:iCs/>
        </w:rPr>
        <w:t xml:space="preserve"> parameter to specify the format</w:t>
      </w:r>
      <w:r>
        <w:rPr>
          <w:iCs/>
        </w:rPr>
        <w:t>:</w:t>
      </w:r>
    </w:p>
    <w:p w14:paraId="799DF05F" w14:textId="1C77228D" w:rsidR="002E079D" w:rsidRPr="002E079D" w:rsidRDefault="004B72CF" w:rsidP="002E079D">
      <w:pPr>
        <w:ind w:left="644"/>
        <w:rPr>
          <w:iCs/>
        </w:rPr>
      </w:pPr>
      <w:hyperlink r:id="rId77" w:history="1">
        <w:r w:rsidR="002E079D" w:rsidRPr="00003837">
          <w:rPr>
            <w:rStyle w:val="Hyperlink"/>
            <w:iCs/>
          </w:rPr>
          <w:t>http://hl7connect.healthintersections.com.au/svc/fhir/patient/@1?_format=json</w:t>
        </w:r>
      </w:hyperlink>
      <w:r w:rsidR="002E079D">
        <w:rPr>
          <w:iCs/>
        </w:rPr>
        <w:t xml:space="preserve"> </w:t>
      </w:r>
    </w:p>
    <w:p w14:paraId="459504BE" w14:textId="432735F2" w:rsidR="002E079D" w:rsidRDefault="002E079D" w:rsidP="002E079D">
      <w:pPr>
        <w:jc w:val="both"/>
        <w:rPr>
          <w:iCs/>
        </w:rPr>
      </w:pPr>
      <w:r>
        <w:rPr>
          <w:iCs/>
        </w:rPr>
        <w:t>The latter option is provided as a convenience for those clients that cannot (or won’t) set request headers.</w:t>
      </w:r>
      <w:r w:rsidR="000B68F6">
        <w:rPr>
          <w:iCs/>
        </w:rPr>
        <w:t xml:space="preserve"> </w:t>
      </w:r>
    </w:p>
    <w:p w14:paraId="2EDA61E7" w14:textId="0AEA9C7C" w:rsidR="00AE226A" w:rsidRDefault="00AE226A" w:rsidP="002E079D">
      <w:pPr>
        <w:jc w:val="both"/>
        <w:rPr>
          <w:iCs/>
        </w:rPr>
      </w:pPr>
      <w:r>
        <w:rPr>
          <w:iCs/>
        </w:rPr>
        <w:t>You will generally get the id of a resource as a result of a search operation (see below).</w:t>
      </w:r>
    </w:p>
    <w:p w14:paraId="5A778C0A" w14:textId="584BF18D" w:rsidR="006B03F4" w:rsidRDefault="006B03F4" w:rsidP="002E079D">
      <w:pPr>
        <w:jc w:val="both"/>
        <w:rPr>
          <w:iCs/>
        </w:rPr>
      </w:pPr>
      <w:r>
        <w:rPr>
          <w:iCs/>
        </w:rPr>
        <w:t>A GET is considered ‘idempotent’ – you can issue it any number of times without effecting the server.</w:t>
      </w:r>
    </w:p>
    <w:p w14:paraId="6F12BCEA" w14:textId="3CE64F6D" w:rsidR="00E64D13" w:rsidRDefault="00E64D13" w:rsidP="00E64D13">
      <w:pPr>
        <w:pStyle w:val="Heading2"/>
      </w:pPr>
      <w:bookmarkStart w:id="253" w:name="_Toc229627737"/>
      <w:r>
        <w:lastRenderedPageBreak/>
        <w:t>Search for a resource</w:t>
      </w:r>
      <w:bookmarkEnd w:id="253"/>
    </w:p>
    <w:p w14:paraId="6A81CA28" w14:textId="2DE8D709" w:rsidR="00E64D13" w:rsidRDefault="00E64D13" w:rsidP="00E64D13">
      <w:r>
        <w:t xml:space="preserve">In most cases, a client will </w:t>
      </w:r>
      <w:r w:rsidR="006D1958">
        <w:t>not know the resource id, but rather will perform a search of some sort to find the resource or resources it wants, and can then get the resource id from the returned bundle.</w:t>
      </w:r>
    </w:p>
    <w:p w14:paraId="1E8D4DA8" w14:textId="5C1ABE73" w:rsidR="006D1958" w:rsidRDefault="006D1958" w:rsidP="00E64D13">
      <w:r>
        <w:t>Searching is one of the most complicated parts of FHIR, and is still evolving.</w:t>
      </w:r>
      <w:r w:rsidR="00DA39A9">
        <w:t xml:space="preserve"> The reader is advised to study the specification (</w:t>
      </w:r>
      <w:hyperlink r:id="rId78" w:anchor="search" w:history="1">
        <w:r w:rsidR="00DA39A9" w:rsidRPr="00003837">
          <w:rPr>
            <w:rStyle w:val="Hyperlink"/>
          </w:rPr>
          <w:t>http://hl7.org/implement/standards/fhir/http.htm#search</w:t>
        </w:r>
      </w:hyperlink>
      <w:r w:rsidR="00DA39A9">
        <w:t>) as well as reading this section.</w:t>
      </w:r>
      <w:r w:rsidR="0018114D">
        <w:t xml:space="preserve"> We will cover only the basics here.</w:t>
      </w:r>
    </w:p>
    <w:p w14:paraId="0D65B2A5" w14:textId="37EF2BD0" w:rsidR="006F0A6C" w:rsidRDefault="006F0A6C" w:rsidP="00E64D13">
      <w:r>
        <w:t xml:space="preserve">Also note that the searches that can be applied to a particular resource can also be specified in the Profile resource (p </w:t>
      </w:r>
      <w:r>
        <w:fldChar w:fldCharType="begin"/>
      </w:r>
      <w:r>
        <w:instrText xml:space="preserve"> PAGEREF _Ref229039710 \h </w:instrText>
      </w:r>
      <w:r>
        <w:fldChar w:fldCharType="separate"/>
      </w:r>
      <w:r w:rsidR="00AE7F29">
        <w:rPr>
          <w:noProof/>
        </w:rPr>
        <w:t>25</w:t>
      </w:r>
      <w:r>
        <w:fldChar w:fldCharType="end"/>
      </w:r>
      <w:r>
        <w:t>)</w:t>
      </w:r>
    </w:p>
    <w:p w14:paraId="3952D5E9" w14:textId="77777777" w:rsidR="001516F6" w:rsidRDefault="001516F6" w:rsidP="00E64D13"/>
    <w:p w14:paraId="6E9037FE" w14:textId="77777777" w:rsidR="005A7669" w:rsidRDefault="005A7669" w:rsidP="001516F6">
      <w:pPr>
        <w:pBdr>
          <w:top w:val="single" w:sz="4" w:space="1" w:color="auto"/>
          <w:left w:val="single" w:sz="4" w:space="1" w:color="auto"/>
          <w:bottom w:val="single" w:sz="4" w:space="1" w:color="auto"/>
          <w:right w:val="single" w:sz="4" w:space="1" w:color="auto"/>
        </w:pBdr>
      </w:pPr>
    </w:p>
    <w:p w14:paraId="67DD891D" w14:textId="77777777" w:rsidR="001516F6" w:rsidRDefault="001516F6" w:rsidP="001516F6">
      <w:pPr>
        <w:pBdr>
          <w:top w:val="single" w:sz="4" w:space="1" w:color="auto"/>
          <w:left w:val="single" w:sz="4" w:space="1" w:color="auto"/>
          <w:bottom w:val="single" w:sz="4" w:space="1" w:color="auto"/>
          <w:right w:val="single" w:sz="4" w:space="1" w:color="auto"/>
        </w:pBdr>
      </w:pPr>
      <w:r>
        <w:t xml:space="preserve">In the examples below we will omit the server name to save space, thus: </w:t>
      </w:r>
    </w:p>
    <w:p w14:paraId="462F99E1" w14:textId="77777777" w:rsidR="005A7669" w:rsidRPr="001516F6" w:rsidRDefault="005A7669" w:rsidP="001516F6">
      <w:pPr>
        <w:pBdr>
          <w:top w:val="single" w:sz="4" w:space="1" w:color="auto"/>
          <w:left w:val="single" w:sz="4" w:space="1" w:color="auto"/>
          <w:bottom w:val="single" w:sz="4" w:space="1" w:color="auto"/>
          <w:right w:val="single" w:sz="4" w:space="1" w:color="auto"/>
        </w:pBdr>
        <w:rPr>
          <w:b/>
        </w:rPr>
      </w:pPr>
      <w:r w:rsidRPr="001516F6">
        <w:rPr>
          <w:b/>
        </w:rPr>
        <w:t>/FHIR/patient/search?name=eve</w:t>
      </w:r>
    </w:p>
    <w:p w14:paraId="2B2F1918" w14:textId="77777777" w:rsidR="005A7669" w:rsidRDefault="005A7669" w:rsidP="001516F6">
      <w:pPr>
        <w:pBdr>
          <w:top w:val="single" w:sz="4" w:space="1" w:color="auto"/>
          <w:left w:val="single" w:sz="4" w:space="1" w:color="auto"/>
          <w:bottom w:val="single" w:sz="4" w:space="1" w:color="auto"/>
          <w:right w:val="single" w:sz="4" w:space="1" w:color="auto"/>
        </w:pBdr>
      </w:pPr>
      <w:r>
        <w:t>should really be</w:t>
      </w:r>
    </w:p>
    <w:p w14:paraId="48E264B7" w14:textId="77777777" w:rsidR="005A7669" w:rsidRPr="001516F6" w:rsidRDefault="005A7669" w:rsidP="001516F6">
      <w:pPr>
        <w:pBdr>
          <w:top w:val="single" w:sz="4" w:space="1" w:color="auto"/>
          <w:left w:val="single" w:sz="4" w:space="1" w:color="auto"/>
          <w:bottom w:val="single" w:sz="4" w:space="1" w:color="auto"/>
          <w:right w:val="single" w:sz="4" w:space="1" w:color="auto"/>
        </w:pBdr>
        <w:rPr>
          <w:b/>
        </w:rPr>
      </w:pPr>
      <w:r w:rsidRPr="001516F6">
        <w:rPr>
          <w:b/>
        </w:rPr>
        <w:t>http://hl7connect.healthintersections.com.au/svc /FHIR/patient/search?name=eve</w:t>
      </w:r>
    </w:p>
    <w:p w14:paraId="0FF90654" w14:textId="303EA6C2" w:rsidR="005A7669" w:rsidRDefault="005A7669" w:rsidP="001516F6">
      <w:pPr>
        <w:pBdr>
          <w:top w:val="single" w:sz="4" w:space="1" w:color="auto"/>
          <w:left w:val="single" w:sz="4" w:space="1" w:color="auto"/>
          <w:bottom w:val="single" w:sz="4" w:space="1" w:color="auto"/>
          <w:right w:val="single" w:sz="4" w:space="1" w:color="auto"/>
        </w:pBdr>
      </w:pPr>
    </w:p>
    <w:p w14:paraId="2BA05AD9" w14:textId="77777777" w:rsidR="005A7669" w:rsidRDefault="005A7669" w:rsidP="00E64D13"/>
    <w:p w14:paraId="5530031E" w14:textId="77777777" w:rsidR="005A7669" w:rsidRDefault="005A7669" w:rsidP="001516F6">
      <w:pPr>
        <w:ind w:left="0"/>
      </w:pPr>
    </w:p>
    <w:p w14:paraId="72FB9D87" w14:textId="11D23D1A" w:rsidR="006C18B8" w:rsidRDefault="006C18B8" w:rsidP="00E64D13">
      <w:r>
        <w:t>The general format of a search request is:</w:t>
      </w:r>
    </w:p>
    <w:p w14:paraId="3CCA9EE3" w14:textId="5B85AF31" w:rsidR="006C18B8" w:rsidRPr="00267E4D" w:rsidRDefault="006C18B8" w:rsidP="006C18B8">
      <w:pPr>
        <w:pStyle w:val="URL"/>
      </w:pPr>
      <w:r>
        <w:rPr>
          <w:highlight w:val="yellow"/>
        </w:rPr>
        <w:t xml:space="preserve">GET </w:t>
      </w:r>
      <w:r w:rsidRPr="00267E4D">
        <w:rPr>
          <w:highlight w:val="yellow"/>
        </w:rPr>
        <w:t>&lt;host&gt;/&lt;resource</w:t>
      </w:r>
      <w:r>
        <w:rPr>
          <w:highlight w:val="yellow"/>
        </w:rPr>
        <w:t>Type</w:t>
      </w:r>
      <w:r w:rsidRPr="00267E4D">
        <w:rPr>
          <w:highlight w:val="yellow"/>
        </w:rPr>
        <w:t>&gt;/</w:t>
      </w:r>
      <w:r>
        <w:rPr>
          <w:highlight w:val="yellow"/>
        </w:rPr>
        <w:t>search?param1=&amp;param2= …</w:t>
      </w:r>
    </w:p>
    <w:p w14:paraId="70F43D3A" w14:textId="528369A9" w:rsidR="00DB24A8" w:rsidRDefault="00DB24A8" w:rsidP="00DB24A8">
      <w:pPr>
        <w:jc w:val="both"/>
      </w:pPr>
      <w:r>
        <w:t>Where the parameters are the filters to apply to the search. They will generally  match a an element in the resource – though they don’t have to. The parameters have a parameter type as described in the specification. Most of these are straightforward – the tricky one being the qtoken that specifies a namespace as well as a value and is usually used for elements that are of datatypes Coding and CodeableConcept.</w:t>
      </w:r>
    </w:p>
    <w:p w14:paraId="088E2405" w14:textId="3DDFA8E3" w:rsidR="00430297" w:rsidRDefault="00430297" w:rsidP="00DB24A8">
      <w:pPr>
        <w:jc w:val="both"/>
      </w:pPr>
      <w:r>
        <w:t xml:space="preserve">When multiple parameters </w:t>
      </w:r>
      <w:r w:rsidR="004F75E6">
        <w:t xml:space="preserve">of the same name </w:t>
      </w:r>
      <w:r>
        <w:t xml:space="preserve">are </w:t>
      </w:r>
      <w:r w:rsidR="004F75E6">
        <w:t>given</w:t>
      </w:r>
      <w:r>
        <w:t>, the result can return resources that contain any of the parameters (union) or only resources that contain all of the parameters (</w:t>
      </w:r>
      <w:r w:rsidR="004F75E6">
        <w:t>intersection</w:t>
      </w:r>
      <w:r>
        <w:t>). These are indicated in the type of search parameter in the resource.</w:t>
      </w:r>
      <w:r w:rsidR="004F75E6">
        <w:t xml:space="preserve"> If the search parameter is of type single, then only 1 should be </w:t>
      </w:r>
      <w:r w:rsidR="002E3099">
        <w:t>in the query</w:t>
      </w:r>
      <w:r w:rsidR="004F75E6">
        <w:t>.</w:t>
      </w:r>
    </w:p>
    <w:p w14:paraId="5A77FC0D" w14:textId="77777777" w:rsidR="002E3099" w:rsidRDefault="002E3099" w:rsidP="00DB24A8">
      <w:pPr>
        <w:jc w:val="both"/>
      </w:pPr>
      <w:r>
        <w:t>For example:</w:t>
      </w:r>
    </w:p>
    <w:p w14:paraId="39013CDD" w14:textId="2EA5E822" w:rsidR="004F75E6" w:rsidRDefault="002E3099" w:rsidP="000E668A">
      <w:pPr>
        <w:pStyle w:val="ListParagraph"/>
        <w:numPr>
          <w:ilvl w:val="0"/>
          <w:numId w:val="14"/>
        </w:numPr>
        <w:jc w:val="both"/>
      </w:pPr>
      <w:r>
        <w:t>the ‘address’ search parameter of patient is of type ‘union’, which means you can have multiple address parameters, and the result will include all resources that have any matching values</w:t>
      </w:r>
    </w:p>
    <w:p w14:paraId="485ED931" w14:textId="696D8C1F" w:rsidR="002E3099" w:rsidRDefault="002E3099" w:rsidP="00B05BDD">
      <w:pPr>
        <w:pStyle w:val="ListParagraph"/>
        <w:numPr>
          <w:ilvl w:val="0"/>
          <w:numId w:val="14"/>
        </w:numPr>
        <w:jc w:val="both"/>
      </w:pPr>
      <w:r>
        <w:t>gender is a qtoken of type single – you should only have one</w:t>
      </w:r>
    </w:p>
    <w:p w14:paraId="07D4B9D9" w14:textId="3C8CB28D" w:rsidR="006F59B6" w:rsidRDefault="006F59B6" w:rsidP="00DB24A8">
      <w:pPr>
        <w:jc w:val="both"/>
      </w:pPr>
      <w:r>
        <w:t>The server should also honour the format request in the Accept header or the _format parameter.</w:t>
      </w:r>
    </w:p>
    <w:p w14:paraId="7A154582" w14:textId="6947F025" w:rsidR="00BE212A" w:rsidRDefault="00DA39A9" w:rsidP="00DB24A8">
      <w:pPr>
        <w:jc w:val="both"/>
      </w:pPr>
      <w:r>
        <w:t xml:space="preserve">The </w:t>
      </w:r>
      <w:r w:rsidR="006F59B6">
        <w:t>result of a search request is</w:t>
      </w:r>
      <w:r>
        <w:t xml:space="preserve"> always a bundle co</w:t>
      </w:r>
      <w:r w:rsidR="00DB24A8">
        <w:t>ntaining the matching resources (even if there is only a single result).</w:t>
      </w:r>
    </w:p>
    <w:p w14:paraId="41AE1D72" w14:textId="4923C823" w:rsidR="0018114D" w:rsidRDefault="0018114D" w:rsidP="0018114D">
      <w:r>
        <w:lastRenderedPageBreak/>
        <w:t xml:space="preserve">There are a number of ‘standard’ searches that apply to all resources, and in addition each resource can define other search parameters that are specific to that resource. </w:t>
      </w:r>
      <w:r w:rsidR="00DB24A8">
        <w:t>We will focus on the patient resource.</w:t>
      </w:r>
    </w:p>
    <w:p w14:paraId="457F8BD2" w14:textId="1DAF80FD" w:rsidR="00DB24A8" w:rsidRDefault="00DB24A8" w:rsidP="00DB24A8">
      <w:pPr>
        <w:pStyle w:val="Heading3"/>
      </w:pPr>
      <w:bookmarkStart w:id="254" w:name="_Toc229627738"/>
      <w:r>
        <w:t>Simple search</w:t>
      </w:r>
      <w:bookmarkEnd w:id="254"/>
    </w:p>
    <w:p w14:paraId="53C7DE90" w14:textId="0B1BD798" w:rsidR="002E3099" w:rsidRDefault="002E3099" w:rsidP="002E3099">
      <w:r>
        <w:t xml:space="preserve">For simple searches – ie for a single resource – simply create a GET request with the required parameters. </w:t>
      </w:r>
      <w:r w:rsidR="006F59B6">
        <w:t>E.g.</w:t>
      </w:r>
    </w:p>
    <w:p w14:paraId="21B110E5" w14:textId="77777777" w:rsidR="006F59B6" w:rsidRDefault="006F59B6" w:rsidP="002E3099"/>
    <w:p w14:paraId="285C2A69" w14:textId="206BBE7C" w:rsidR="002E3099" w:rsidRDefault="002E3099" w:rsidP="000E668A">
      <w:pPr>
        <w:pStyle w:val="ListParagraph"/>
        <w:numPr>
          <w:ilvl w:val="0"/>
          <w:numId w:val="15"/>
        </w:numPr>
      </w:pPr>
      <w:r>
        <w:t>/FHIR/patient/search?name=eve</w:t>
      </w:r>
    </w:p>
    <w:p w14:paraId="5DB88915" w14:textId="7E149DF0" w:rsidR="002E3099" w:rsidRDefault="002E3099" w:rsidP="000E668A">
      <w:pPr>
        <w:pStyle w:val="ListParagraph"/>
        <w:numPr>
          <w:ilvl w:val="0"/>
          <w:numId w:val="15"/>
        </w:numPr>
      </w:pPr>
      <w:r>
        <w:t>/FHIR/patient/search?</w:t>
      </w:r>
      <w:r w:rsidR="006F59B6">
        <w:t>address</w:t>
      </w:r>
      <w:r>
        <w:t>=</w:t>
      </w:r>
      <w:r w:rsidR="006F59B6">
        <w:t>home</w:t>
      </w:r>
    </w:p>
    <w:p w14:paraId="182F3EF2" w14:textId="60C932DC" w:rsidR="006F59B6" w:rsidRDefault="006F59B6" w:rsidP="000E668A">
      <w:pPr>
        <w:pStyle w:val="ListParagraph"/>
        <w:numPr>
          <w:ilvl w:val="0"/>
          <w:numId w:val="15"/>
        </w:numPr>
      </w:pPr>
      <w:r>
        <w:t>/FHIR/patient/search?gender=M</w:t>
      </w:r>
    </w:p>
    <w:p w14:paraId="6B78BF43" w14:textId="124E6574" w:rsidR="00DB24A8" w:rsidRDefault="00DB24A8" w:rsidP="00DB24A8">
      <w:pPr>
        <w:pStyle w:val="Heading3"/>
      </w:pPr>
      <w:bookmarkStart w:id="255" w:name="_Toc229627739"/>
      <w:r>
        <w:t>Searching across resources</w:t>
      </w:r>
      <w:bookmarkEnd w:id="255"/>
    </w:p>
    <w:p w14:paraId="72E242AE" w14:textId="77777777" w:rsidR="005247D1" w:rsidRDefault="005247D1" w:rsidP="005247D1">
      <w:r>
        <w:t xml:space="preserve">Cross resource searching is a bit complex at present (It is due to be resolved soon). </w:t>
      </w:r>
    </w:p>
    <w:p w14:paraId="3BB64700" w14:textId="4021B5EB" w:rsidR="00024017" w:rsidRDefault="00024017" w:rsidP="005247D1">
      <w:r>
        <w:t>A common scenario is where you wish to ‘de-reference’ a resource</w:t>
      </w:r>
      <w:r w:rsidR="008D646A">
        <w:t>R</w:t>
      </w:r>
      <w:r>
        <w:t>eference datatype – f</w:t>
      </w:r>
      <w:r w:rsidR="005247D1">
        <w:t>or example suppose you want all the pr</w:t>
      </w:r>
      <w:r>
        <w:t>oblems for a particular patient.</w:t>
      </w:r>
      <w:r w:rsidR="005247D1">
        <w:t xml:space="preserve"> </w:t>
      </w:r>
    </w:p>
    <w:p w14:paraId="2802191B" w14:textId="5ACE9B19" w:rsidR="005247D1" w:rsidRDefault="005247D1" w:rsidP="005247D1">
      <w:r>
        <w:t>Examining the problem resource shows that the patient for a problem is</w:t>
      </w:r>
      <w:r w:rsidR="005A7669">
        <w:t xml:space="preserve"> given by the ‘subject’ element, which is a resource reference – </w:t>
      </w:r>
      <w:r w:rsidR="00024017">
        <w:t>i.e.</w:t>
      </w:r>
      <w:r w:rsidR="005A7669">
        <w:t xml:space="preserve"> it refers to the patient resource with a given id. So, if the patient id is </w:t>
      </w:r>
      <w:r w:rsidR="00024017">
        <w:t>‘</w:t>
      </w:r>
      <w:r w:rsidR="001516F6">
        <w:t>example</w:t>
      </w:r>
      <w:r w:rsidR="00024017">
        <w:t>’</w:t>
      </w:r>
      <w:r w:rsidR="005A7669">
        <w:t>, then:</w:t>
      </w:r>
    </w:p>
    <w:p w14:paraId="15A65FD6" w14:textId="53155700" w:rsidR="001516F6" w:rsidRDefault="001516F6" w:rsidP="000E668A">
      <w:pPr>
        <w:pStyle w:val="ListParagraph"/>
        <w:numPr>
          <w:ilvl w:val="0"/>
          <w:numId w:val="16"/>
        </w:numPr>
      </w:pPr>
      <w:r w:rsidRPr="001516F6">
        <w:rPr>
          <w:b/>
        </w:rPr>
        <w:t>/FHIR/patient/@example</w:t>
      </w:r>
      <w:r>
        <w:t xml:space="preserve"> would return the patient resource</w:t>
      </w:r>
    </w:p>
    <w:p w14:paraId="5C2358DF" w14:textId="79D1154D" w:rsidR="001516F6" w:rsidRPr="001516F6" w:rsidRDefault="001516F6" w:rsidP="000E668A">
      <w:pPr>
        <w:pStyle w:val="ListParagraph"/>
        <w:numPr>
          <w:ilvl w:val="0"/>
          <w:numId w:val="16"/>
        </w:numPr>
        <w:rPr>
          <w:b/>
        </w:rPr>
      </w:pPr>
      <w:r w:rsidRPr="001516F6">
        <w:rPr>
          <w:b/>
        </w:rPr>
        <w:t xml:space="preserve">/FHIR/problem/search?subject._id=example </w:t>
      </w:r>
      <w:r>
        <w:t xml:space="preserve"> would return all the problems where the subject was the resource whose id was ‘example’</w:t>
      </w:r>
    </w:p>
    <w:p w14:paraId="599D6F36" w14:textId="3AB1E1FE" w:rsidR="00AF472A" w:rsidRDefault="00024017" w:rsidP="00024017">
      <w:r>
        <w:t>Note that this will only work if all of the resour</w:t>
      </w:r>
      <w:r w:rsidR="00AF472A">
        <w:t>ces are on the same server. The situation gets a lot more complicated if there are problem resources on different servers, or where the problem resource on one server has a resource</w:t>
      </w:r>
      <w:r w:rsidR="008D646A">
        <w:t>R</w:t>
      </w:r>
      <w:r w:rsidR="00AF472A">
        <w:t>eference link to a patient on another server.</w:t>
      </w:r>
    </w:p>
    <w:p w14:paraId="53F9F5CF" w14:textId="5285C039" w:rsidR="00DA39A9" w:rsidRPr="002E079D" w:rsidRDefault="00AF472A" w:rsidP="008D646A">
      <w:r>
        <w:t xml:space="preserve"> </w:t>
      </w:r>
    </w:p>
    <w:p w14:paraId="6886CD4F" w14:textId="27BCC10E" w:rsidR="007A45F7" w:rsidRDefault="007A45F7" w:rsidP="000B68F6">
      <w:pPr>
        <w:pStyle w:val="Heading2"/>
      </w:pPr>
      <w:bookmarkStart w:id="256" w:name="_Toc229627740"/>
      <w:r>
        <w:t>Retrieve the history of a specific resource</w:t>
      </w:r>
      <w:bookmarkEnd w:id="256"/>
    </w:p>
    <w:p w14:paraId="0CF8560D" w14:textId="6533B6D8" w:rsidR="007A45F7" w:rsidRDefault="007A45F7" w:rsidP="007A45F7">
      <w:r>
        <w:t xml:space="preserve">As described above, FHIR has the concept of resource versions. A server is not obliged to provide versioning functionality, but if it does, then there is a specified way of using it. </w:t>
      </w:r>
    </w:p>
    <w:p w14:paraId="2E09FB34" w14:textId="77777777" w:rsidR="007A45F7" w:rsidRDefault="007A45F7" w:rsidP="007A45F7">
      <w:r>
        <w:t>The format for this request is:</w:t>
      </w:r>
    </w:p>
    <w:p w14:paraId="4FF6C27F" w14:textId="74F0E46E" w:rsidR="007A45F7" w:rsidRPr="00267E4D" w:rsidRDefault="007A45F7" w:rsidP="007A45F7">
      <w:pPr>
        <w:pStyle w:val="URL"/>
      </w:pPr>
      <w:r w:rsidRPr="007A45F7">
        <w:rPr>
          <w:highlight w:val="yellow"/>
        </w:rPr>
        <w:t>GET &lt;host&gt;/&lt;resourceType&gt;/@&lt;id&gt;/history</w:t>
      </w:r>
    </w:p>
    <w:p w14:paraId="167F2BB7" w14:textId="58784B11" w:rsidR="007A45F7" w:rsidRDefault="007A45F7" w:rsidP="007A45F7">
      <w:r>
        <w:t>This will return a bundle containing all the previous versions for the resource.</w:t>
      </w:r>
    </w:p>
    <w:p w14:paraId="47BD9110" w14:textId="6B448109" w:rsidR="00A513C6" w:rsidRPr="007A45F7" w:rsidRDefault="00A513C6" w:rsidP="007A45F7">
      <w:r>
        <w:t>(As an aside, it is also possible for a server to return history at a higher level – either all the changes for a specific resource type, or all resources. This is intended for use in server synchronization scenarios).</w:t>
      </w:r>
    </w:p>
    <w:p w14:paraId="7DAD9D88" w14:textId="5AB388AD" w:rsidR="002E079D" w:rsidRDefault="000B68F6" w:rsidP="000B68F6">
      <w:pPr>
        <w:pStyle w:val="Heading2"/>
      </w:pPr>
      <w:bookmarkStart w:id="257" w:name="_Toc229627741"/>
      <w:r>
        <w:t>Retrieve a specific version</w:t>
      </w:r>
      <w:r w:rsidR="00610BE4">
        <w:t xml:space="preserve"> of a resource</w:t>
      </w:r>
      <w:bookmarkEnd w:id="257"/>
    </w:p>
    <w:p w14:paraId="7E24992D" w14:textId="2E50F247" w:rsidR="000B68F6" w:rsidRDefault="007A45F7" w:rsidP="000B68F6">
      <w:r>
        <w:t>You can also return just the specific version (assuming you have both the the resource id and the version id).</w:t>
      </w:r>
    </w:p>
    <w:p w14:paraId="6C4D3A0F" w14:textId="5E1F4497" w:rsidR="00AE226A" w:rsidRDefault="001516F6" w:rsidP="000B68F6">
      <w:r>
        <w:t>The format for this request is:</w:t>
      </w:r>
    </w:p>
    <w:p w14:paraId="0F1721DB" w14:textId="262775DD" w:rsidR="001516F6" w:rsidRPr="00267E4D" w:rsidRDefault="001516F6" w:rsidP="001516F6">
      <w:pPr>
        <w:pStyle w:val="URL"/>
      </w:pPr>
      <w:r>
        <w:rPr>
          <w:highlight w:val="yellow"/>
        </w:rPr>
        <w:t xml:space="preserve">GET </w:t>
      </w:r>
      <w:r w:rsidRPr="00267E4D">
        <w:rPr>
          <w:highlight w:val="yellow"/>
        </w:rPr>
        <w:t>&lt;host&gt;/&lt;resource</w:t>
      </w:r>
      <w:r>
        <w:rPr>
          <w:highlight w:val="yellow"/>
        </w:rPr>
        <w:t>Type</w:t>
      </w:r>
      <w:r w:rsidRPr="00267E4D">
        <w:rPr>
          <w:highlight w:val="yellow"/>
        </w:rPr>
        <w:t>&gt;/</w:t>
      </w:r>
      <w:r w:rsidR="00610BE4">
        <w:rPr>
          <w:highlight w:val="yellow"/>
        </w:rPr>
        <w:t>{@id}/history/{@versionId}</w:t>
      </w:r>
    </w:p>
    <w:p w14:paraId="524D64E5" w14:textId="7F8B4E3F" w:rsidR="000B68F6" w:rsidRPr="000B68F6" w:rsidRDefault="00A30B4E" w:rsidP="000B68F6">
      <w:r>
        <w:t xml:space="preserve">The result will be the </w:t>
      </w:r>
      <w:r w:rsidR="00003114">
        <w:t>specified version of the resource (unless it was deleted, in which case the server will return a 410 status code).</w:t>
      </w:r>
    </w:p>
    <w:p w14:paraId="4C11AA79" w14:textId="2070A42B" w:rsidR="00310860" w:rsidRDefault="00171ABE" w:rsidP="00171ABE">
      <w:pPr>
        <w:pStyle w:val="Heading2"/>
      </w:pPr>
      <w:bookmarkStart w:id="258" w:name="_Toc229627742"/>
      <w:r>
        <w:lastRenderedPageBreak/>
        <w:t>Delete a resource</w:t>
      </w:r>
      <w:bookmarkEnd w:id="258"/>
    </w:p>
    <w:p w14:paraId="051D7F1A" w14:textId="5171CBAD" w:rsidR="00BB55B0" w:rsidRDefault="00BB55B0" w:rsidP="00BB55B0">
      <w:r>
        <w:t>To remove a resource, use the DELETE verb, e.g.:</w:t>
      </w:r>
    </w:p>
    <w:p w14:paraId="0ECF12B3" w14:textId="45DFEF4B" w:rsidR="00BB55B0" w:rsidRDefault="00BB55B0" w:rsidP="00BB55B0">
      <w:pPr>
        <w:pStyle w:val="URL"/>
      </w:pPr>
      <w:r>
        <w:rPr>
          <w:highlight w:val="yellow"/>
        </w:rPr>
        <w:t xml:space="preserve">DELETE </w:t>
      </w:r>
      <w:r w:rsidRPr="00267E4D">
        <w:rPr>
          <w:highlight w:val="yellow"/>
        </w:rPr>
        <w:t>&lt;host&gt;/&lt;resource</w:t>
      </w:r>
      <w:r>
        <w:rPr>
          <w:highlight w:val="yellow"/>
        </w:rPr>
        <w:t>Type</w:t>
      </w:r>
      <w:r w:rsidRPr="00267E4D">
        <w:rPr>
          <w:highlight w:val="yellow"/>
        </w:rPr>
        <w:t>&gt;/@&lt;id&gt;</w:t>
      </w:r>
    </w:p>
    <w:p w14:paraId="65082AAE" w14:textId="77DCED11" w:rsidR="00BB55B0" w:rsidRPr="00267E4D" w:rsidRDefault="00BB55B0" w:rsidP="00BB55B0">
      <w:r>
        <w:t>Assuming the delete was successful (ie there was no business process that prevented it occurring), then the server will return</w:t>
      </w:r>
      <w:r w:rsidRPr="00BB55B0">
        <w:t xml:space="preserve"> </w:t>
      </w:r>
      <w:r>
        <w:t>a status code of 204 (no content). If the delete cannot occur, then the returned status code is 405 (method not allowed).</w:t>
      </w:r>
    </w:p>
    <w:p w14:paraId="57A1BA32" w14:textId="5B9DEA96" w:rsidR="00BB55B0" w:rsidRDefault="00730B94" w:rsidP="00BB55B0">
      <w:r>
        <w:t>A successful</w:t>
      </w:r>
      <w:r w:rsidR="00BB55B0">
        <w:t xml:space="preserve"> delete instruction means that the server will no longer return a resource to a simple GET request</w:t>
      </w:r>
      <w:r>
        <w:t xml:space="preserve"> for that resource</w:t>
      </w:r>
      <w:r w:rsidR="00BB55B0">
        <w:t>. If such a request is made, then the server will return a status code of 204 (no content) – note that this is different to requesting a resource that has never existed, which would return a 404.</w:t>
      </w:r>
    </w:p>
    <w:p w14:paraId="22A4F9A9" w14:textId="39DA18CD" w:rsidR="00BB55B0" w:rsidRPr="00BB55B0" w:rsidRDefault="00BB55B0" w:rsidP="00BB55B0">
      <w:r>
        <w:t>The previous versions of the resource are not removed, and can be retrieved using a version specific request.</w:t>
      </w:r>
    </w:p>
    <w:p w14:paraId="0219466A" w14:textId="7C7C064C" w:rsidR="008405CC" w:rsidRDefault="00C719C9" w:rsidP="00610BE4">
      <w:pPr>
        <w:pStyle w:val="Heading2"/>
      </w:pPr>
      <w:bookmarkStart w:id="259" w:name="_Toc229627743"/>
      <w:r>
        <w:t xml:space="preserve">Transaction </w:t>
      </w:r>
      <w:r w:rsidR="00610BE4">
        <w:t>Batch Updates</w:t>
      </w:r>
      <w:bookmarkEnd w:id="259"/>
    </w:p>
    <w:p w14:paraId="1BE59169" w14:textId="51E91C26" w:rsidR="00A24829" w:rsidRDefault="00E12C1F" w:rsidP="00E759E8">
      <w:r>
        <w:t xml:space="preserve">The </w:t>
      </w:r>
      <w:r w:rsidR="00C719C9">
        <w:t>transaction</w:t>
      </w:r>
      <w:r>
        <w:t xml:space="preserve"> update facility allows a client to submit a number of different resources in a single </w:t>
      </w:r>
      <w:r w:rsidR="00C719C9">
        <w:t>bundle</w:t>
      </w:r>
      <w:r>
        <w:t>. There are 2 main purposes:</w:t>
      </w:r>
    </w:p>
    <w:p w14:paraId="5F7A053B" w14:textId="0FB84A70" w:rsidR="00E12C1F" w:rsidRDefault="00E12C1F" w:rsidP="000E668A">
      <w:pPr>
        <w:pStyle w:val="ListParagraph"/>
        <w:numPr>
          <w:ilvl w:val="0"/>
          <w:numId w:val="17"/>
        </w:numPr>
      </w:pPr>
      <w:r>
        <w:t xml:space="preserve">To support the notion of a transaction (as the </w:t>
      </w:r>
      <w:r w:rsidR="00EA2913">
        <w:t>transaction</w:t>
      </w:r>
      <w:r>
        <w:t xml:space="preserve"> processing must succeed or fail as a whole)</w:t>
      </w:r>
    </w:p>
    <w:p w14:paraId="4CB6CCFA" w14:textId="22BBB779" w:rsidR="00E12C1F" w:rsidRDefault="00E12C1F" w:rsidP="000E668A">
      <w:pPr>
        <w:pStyle w:val="ListParagraph"/>
        <w:numPr>
          <w:ilvl w:val="0"/>
          <w:numId w:val="17"/>
        </w:numPr>
      </w:pPr>
      <w:r>
        <w:t>To support push-based pub-sub – eg where different servers are being synchronized.</w:t>
      </w:r>
    </w:p>
    <w:p w14:paraId="79C89206" w14:textId="733FEF03" w:rsidR="00E12C1F" w:rsidRDefault="00E12C1F" w:rsidP="00E12C1F">
      <w:r>
        <w:t xml:space="preserve">From a server perspective, </w:t>
      </w:r>
      <w:r w:rsidR="00EA2913">
        <w:t>transaction</w:t>
      </w:r>
      <w:r>
        <w:t xml:space="preserve"> processing is hard – especially with regard to id management, but from a client perspective it is easy – just create a bundle with the given resources and POST it to the server root.</w:t>
      </w:r>
    </w:p>
    <w:p w14:paraId="30413FAA" w14:textId="604F8350" w:rsidR="00E12C1F" w:rsidRDefault="00E12C1F" w:rsidP="00E12C1F">
      <w:r>
        <w:t xml:space="preserve">The server processes the </w:t>
      </w:r>
      <w:r w:rsidR="00EA2913">
        <w:t>transaction</w:t>
      </w:r>
      <w:r>
        <w:t xml:space="preserve"> </w:t>
      </w:r>
      <w:r w:rsidR="00E741FF">
        <w:t>as if each resource ha</w:t>
      </w:r>
      <w:r w:rsidR="00CF459F">
        <w:t>d</w:t>
      </w:r>
      <w:r w:rsidR="00E741FF">
        <w:t xml:space="preserve"> been submitted separately (though does need to treat the </w:t>
      </w:r>
      <w:r w:rsidR="00EA2913">
        <w:t>transaction</w:t>
      </w:r>
      <w:r w:rsidR="00E741FF">
        <w:t xml:space="preserve"> as a transaction and be able to roll back a failed update).</w:t>
      </w:r>
    </w:p>
    <w:p w14:paraId="6F4533C1" w14:textId="735DAB27" w:rsidR="00E12C1F" w:rsidRDefault="00CF459F" w:rsidP="00E12C1F">
      <w:r>
        <w:t xml:space="preserve">After processing, the updated </w:t>
      </w:r>
      <w:r w:rsidR="00EA2913">
        <w:t>transaction</w:t>
      </w:r>
      <w:r>
        <w:t xml:space="preserve"> is returned to the client (and there may be some differences between the submitted </w:t>
      </w:r>
      <w:r w:rsidR="00EA2913">
        <w:t>transaction</w:t>
      </w:r>
      <w:r>
        <w:t xml:space="preserve"> and the processed </w:t>
      </w:r>
      <w:r w:rsidR="00EA2913">
        <w:t>transaction</w:t>
      </w:r>
      <w:r w:rsidR="00C719C9">
        <w:t xml:space="preserve"> – especially if Id’s were assigned by the server</w:t>
      </w:r>
      <w:r>
        <w:t>).</w:t>
      </w:r>
    </w:p>
    <w:p w14:paraId="0D02F77C" w14:textId="61274D18" w:rsidR="00830A3C" w:rsidRDefault="00830A3C" w:rsidP="00E759E8">
      <w:r>
        <w:t xml:space="preserve">Note that although the </w:t>
      </w:r>
      <w:r w:rsidR="00C719C9">
        <w:t>transaction</w:t>
      </w:r>
      <w:r>
        <w:t xml:space="preserve"> processing uses a bundle to contain the resources to be processed, there are a couple of important differences:</w:t>
      </w:r>
    </w:p>
    <w:p w14:paraId="44948BEC" w14:textId="0D01B25E" w:rsidR="00830A3C" w:rsidRDefault="00830A3C" w:rsidP="000E668A">
      <w:pPr>
        <w:pStyle w:val="ListParagraph"/>
        <w:numPr>
          <w:ilvl w:val="0"/>
          <w:numId w:val="18"/>
        </w:numPr>
      </w:pPr>
      <w:r>
        <w:t xml:space="preserve">The order of resources in the </w:t>
      </w:r>
      <w:r w:rsidR="00EA2913">
        <w:t>transaction</w:t>
      </w:r>
      <w:r>
        <w:t xml:space="preserve"> must not be significant.</w:t>
      </w:r>
    </w:p>
    <w:p w14:paraId="11C8BDFF" w14:textId="3600E9EE" w:rsidR="00830A3C" w:rsidRDefault="00830A3C" w:rsidP="000E668A">
      <w:pPr>
        <w:pStyle w:val="ListParagraph"/>
        <w:numPr>
          <w:ilvl w:val="0"/>
          <w:numId w:val="18"/>
        </w:numPr>
      </w:pPr>
      <w:r>
        <w:t xml:space="preserve">Any one resource can only occur once in the </w:t>
      </w:r>
      <w:r w:rsidR="00EA2913">
        <w:t>transaction</w:t>
      </w:r>
      <w:r>
        <w:t>.</w:t>
      </w:r>
    </w:p>
    <w:p w14:paraId="21570E98" w14:textId="194B7DCD" w:rsidR="00A24829" w:rsidRDefault="00CF459F" w:rsidP="00E759E8">
      <w:r>
        <w:t xml:space="preserve">If you do intend to use </w:t>
      </w:r>
      <w:r w:rsidR="00EA2913">
        <w:t>transaction</w:t>
      </w:r>
      <w:r>
        <w:t xml:space="preserve"> processing, then read the specification carefully.</w:t>
      </w:r>
    </w:p>
    <w:p w14:paraId="1375D54F" w14:textId="0F9FFB07" w:rsidR="00171ABE" w:rsidRDefault="00D24F23" w:rsidP="00171ABE">
      <w:pPr>
        <w:pStyle w:val="Heading1"/>
      </w:pPr>
      <w:bookmarkStart w:id="260" w:name="_Toc229627745"/>
      <w:r>
        <w:t>FHIR s</w:t>
      </w:r>
      <w:r w:rsidR="00171ABE">
        <w:t>pecific REST stuff</w:t>
      </w:r>
      <w:bookmarkEnd w:id="260"/>
    </w:p>
    <w:p w14:paraId="0EF974D0" w14:textId="77777777" w:rsidR="003F5044" w:rsidRPr="003F5044" w:rsidRDefault="003F5044" w:rsidP="003F5044"/>
    <w:p w14:paraId="54557671" w14:textId="172FD66B" w:rsidR="00AA33EC" w:rsidRDefault="00AA33EC" w:rsidP="00171ABE">
      <w:pPr>
        <w:pStyle w:val="Heading2"/>
      </w:pPr>
      <w:bookmarkStart w:id="261" w:name="_Toc229627747"/>
      <w:bookmarkStart w:id="262" w:name="_Ref229036557"/>
      <w:r>
        <w:t>The Binary endpoint</w:t>
      </w:r>
      <w:bookmarkEnd w:id="261"/>
    </w:p>
    <w:p w14:paraId="18329B34" w14:textId="002BA124" w:rsidR="00A442E9" w:rsidRDefault="00A442E9" w:rsidP="00171ABE">
      <w:r w:rsidRPr="00E3489B">
        <w:rPr>
          <w:highlight w:val="yellow"/>
        </w:rPr>
        <w:t>&lt;&lt;binary&gt;&gt;</w:t>
      </w:r>
    </w:p>
    <w:p w14:paraId="740C8EEE" w14:textId="0110716B" w:rsidR="009A4576" w:rsidRDefault="005275A3" w:rsidP="00171ABE">
      <w:r>
        <w:t xml:space="preserve">The binary endpoint </w:t>
      </w:r>
      <w:r w:rsidR="009A4576">
        <w:t>(</w:t>
      </w:r>
      <w:hyperlink r:id="rId79" w:anchor="binary" w:history="1">
        <w:r w:rsidR="009A4576" w:rsidRPr="00664948">
          <w:rPr>
            <w:rStyle w:val="Hyperlink"/>
          </w:rPr>
          <w:t>http://www.hl7.org/implement/standards/fhir/http.htm#binary</w:t>
        </w:r>
      </w:hyperlink>
      <w:r w:rsidR="009A4576">
        <w:t xml:space="preserve">) allows a FHIR server to store arbitrary binary data, but reference and </w:t>
      </w:r>
      <w:r w:rsidR="00E3489B">
        <w:t>manipulate it</w:t>
      </w:r>
      <w:r w:rsidR="009A4576">
        <w:t xml:space="preserve"> in the same way as any other resource with a couple of exceptions:</w:t>
      </w:r>
    </w:p>
    <w:p w14:paraId="6878DFB9" w14:textId="2F036784" w:rsidR="00A442E9" w:rsidRDefault="009A4576" w:rsidP="000E668A">
      <w:pPr>
        <w:pStyle w:val="ListParagraph"/>
        <w:numPr>
          <w:ilvl w:val="0"/>
          <w:numId w:val="38"/>
        </w:numPr>
      </w:pPr>
      <w:r>
        <w:t>There is no provision for search (as the contents are opaque)</w:t>
      </w:r>
    </w:p>
    <w:p w14:paraId="207E7962" w14:textId="6963FCC7" w:rsidR="009A4576" w:rsidRDefault="009A4576" w:rsidP="000E668A">
      <w:pPr>
        <w:pStyle w:val="ListParagraph"/>
        <w:numPr>
          <w:ilvl w:val="0"/>
          <w:numId w:val="38"/>
        </w:numPr>
      </w:pPr>
      <w:r>
        <w:lastRenderedPageBreak/>
        <w:t xml:space="preserve">The format is fixed to that of the document (and </w:t>
      </w:r>
      <w:r w:rsidR="00E3489B">
        <w:t xml:space="preserve">Content-Type </w:t>
      </w:r>
      <w:r>
        <w:t>HTTP headers are used to indicate this)</w:t>
      </w:r>
    </w:p>
    <w:p w14:paraId="3D0E9B96" w14:textId="77777777" w:rsidR="00E3489B" w:rsidRPr="00E3489B" w:rsidRDefault="00E3489B" w:rsidP="00E3489B">
      <w:pPr>
        <w:rPr>
          <w:rFonts w:ascii="Times" w:hAnsi="Times"/>
          <w:sz w:val="20"/>
          <w:lang w:val="en-US" w:eastAsia="en-US"/>
        </w:rPr>
      </w:pPr>
      <w:r>
        <w:t xml:space="preserve">The actual end point is </w:t>
      </w:r>
      <w:r w:rsidRPr="00E3489B">
        <w:t>[service-url]/binary</w:t>
      </w:r>
    </w:p>
    <w:p w14:paraId="30A6EE4C" w14:textId="0E34C8E1" w:rsidR="009A4576" w:rsidRDefault="00407938" w:rsidP="00171ABE">
      <w:r>
        <w:t>A</w:t>
      </w:r>
      <w:r w:rsidR="00E3489B">
        <w:t xml:space="preserve"> common use of the binary endpoint is in the XDS support (see next section) where the DocumentReference resource has the location element, which is a url that can point to the document stored in the binary endpoint.</w:t>
      </w:r>
    </w:p>
    <w:p w14:paraId="77BE6EB5" w14:textId="158F1073" w:rsidR="00407938" w:rsidRDefault="00407938" w:rsidP="00171ABE">
      <w:r>
        <w:t>The following snippet illustrates this.</w:t>
      </w:r>
    </w:p>
    <w:p w14:paraId="7B46C0EC" w14:textId="3BF4FA9F" w:rsid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Pr>
          <w:rFonts w:ascii="Courier New" w:eastAsiaTheme="minorEastAsia" w:hAnsi="Courier New" w:cs="Courier New"/>
          <w:color w:val="000080"/>
          <w:sz w:val="18"/>
          <w:szCs w:val="18"/>
          <w:lang w:val="en-US" w:eastAsia="en-US"/>
        </w:rPr>
        <w:t>...</w:t>
      </w:r>
    </w:p>
    <w:p w14:paraId="4350512B" w14:textId="77777777" w:rsid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407938">
        <w:rPr>
          <w:rFonts w:ascii="Courier New" w:eastAsiaTheme="minorEastAsia" w:hAnsi="Courier New" w:cs="Courier New"/>
          <w:color w:val="000080"/>
          <w:sz w:val="18"/>
          <w:szCs w:val="18"/>
          <w:lang w:val="en-US" w:eastAsia="en-US"/>
        </w:rPr>
        <w:t>&lt;location</w:t>
      </w:r>
      <w:r w:rsidRPr="00407938">
        <w:rPr>
          <w:rFonts w:ascii="Courier New" w:eastAsiaTheme="minorEastAsia" w:hAnsi="Courier New" w:cs="Courier New"/>
          <w:color w:val="800000"/>
          <w:sz w:val="18"/>
          <w:szCs w:val="18"/>
          <w:lang w:val="en-US" w:eastAsia="en-US"/>
        </w:rPr>
        <w:t xml:space="preserve"> value="</w:t>
      </w:r>
      <w:r w:rsidRPr="00407938">
        <w:rPr>
          <w:rFonts w:ascii="Courier New" w:eastAsiaTheme="minorEastAsia" w:hAnsi="Courier New" w:cs="Courier New"/>
          <w:color w:val="006400"/>
          <w:sz w:val="18"/>
          <w:szCs w:val="18"/>
          <w:lang w:val="en-US" w:eastAsia="en-US"/>
        </w:rPr>
        <w:t>http://example.org/xds/mhd/binary/@07a6483f-732b-461e-86b6-edb665c45510</w:t>
      </w:r>
      <w:r w:rsidRPr="00407938">
        <w:rPr>
          <w:rFonts w:ascii="Courier New" w:eastAsiaTheme="minorEastAsia" w:hAnsi="Courier New" w:cs="Courier New"/>
          <w:color w:val="800000"/>
          <w:sz w:val="18"/>
          <w:szCs w:val="18"/>
          <w:lang w:val="en-US" w:eastAsia="en-US"/>
        </w:rPr>
        <w:t>"</w:t>
      </w:r>
      <w:r w:rsidRPr="00407938">
        <w:rPr>
          <w:rFonts w:ascii="Courier New" w:eastAsiaTheme="minorEastAsia" w:hAnsi="Courier New" w:cs="Courier New"/>
          <w:color w:val="000080"/>
          <w:sz w:val="18"/>
          <w:szCs w:val="18"/>
          <w:lang w:val="en-US" w:eastAsia="en-US"/>
        </w:rPr>
        <w:t>/&gt;</w:t>
      </w:r>
    </w:p>
    <w:p w14:paraId="403F6886" w14:textId="337DAF64" w:rsidR="00407938" w:rsidRPr="00407938" w:rsidRDefault="00407938" w:rsidP="00407938">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Pr>
          <w:rFonts w:ascii="Courier New" w:eastAsiaTheme="minorEastAsia" w:hAnsi="Courier New" w:cs="Courier New"/>
          <w:color w:val="000080"/>
          <w:sz w:val="18"/>
          <w:szCs w:val="18"/>
          <w:lang w:val="en-US" w:eastAsia="en-US"/>
        </w:rPr>
        <w:t>...</w:t>
      </w:r>
    </w:p>
    <w:p w14:paraId="764D33C7" w14:textId="77777777" w:rsidR="00E3489B" w:rsidRDefault="00E3489B" w:rsidP="00171ABE"/>
    <w:p w14:paraId="1A0B0F3F" w14:textId="6471CF85" w:rsidR="00407938" w:rsidRDefault="00407938" w:rsidP="00171ABE">
      <w:r>
        <w:t xml:space="preserve">Another </w:t>
      </w:r>
      <w:r w:rsidR="00EF232D">
        <w:t>scenario</w:t>
      </w:r>
      <w:r>
        <w:t xml:space="preserve"> could be images references by the ImagingStud</w:t>
      </w:r>
      <w:r w:rsidR="00EF232D">
        <w:t>y</w:t>
      </w:r>
      <w:r>
        <w:t xml:space="preserve"> resource:</w:t>
      </w:r>
    </w:p>
    <w:p w14:paraId="70B0095A"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color w:val="000080"/>
          <w:sz w:val="18"/>
          <w:szCs w:val="18"/>
          <w:lang w:val="en-US" w:eastAsia="en-US"/>
        </w:rPr>
        <w:t>&lt;image&gt;</w:t>
      </w:r>
    </w:p>
    <w:p w14:paraId="09E46860"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&lt;number</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1</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75AF1BBC"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&lt;uid</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urn:oid:2.16.124.113543.6003.189642796.63084.16748.2599092903</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&lt;dicomClass</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urn:oid:1.2.840.10008.5.1.4.1.1.2</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68AC07CC" w14:textId="77777777" w:rsid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8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&lt;url</w:t>
      </w:r>
      <w:r w:rsidRPr="00EF232D">
        <w:rPr>
          <w:rFonts w:ascii="Courier New" w:eastAsiaTheme="minorEastAsia" w:hAnsi="Courier New" w:cs="Courier New"/>
          <w:color w:val="800000"/>
          <w:sz w:val="18"/>
          <w:szCs w:val="18"/>
          <w:lang w:val="en-US" w:eastAsia="en-US"/>
        </w:rPr>
        <w:t xml:space="preserve"> value="</w:t>
      </w:r>
      <w:r w:rsidRPr="00EF232D">
        <w:rPr>
          <w:rFonts w:ascii="Courier New" w:eastAsiaTheme="minorEastAsia" w:hAnsi="Courier New" w:cs="Courier New"/>
          <w:color w:val="006400"/>
          <w:sz w:val="18"/>
          <w:szCs w:val="18"/>
          <w:lang w:val="en-US" w:eastAsia="en-US"/>
        </w:rPr>
        <w:t>http://localhost/fhir/binary/@1.2.840.11361907579238403408700.3.0.14.19970327150033</w:t>
      </w:r>
      <w:r w:rsidRPr="00EF232D">
        <w:rPr>
          <w:rFonts w:ascii="Courier New" w:eastAsiaTheme="minorEastAsia" w:hAnsi="Courier New" w:cs="Courier New"/>
          <w:color w:val="800000"/>
          <w:sz w:val="18"/>
          <w:szCs w:val="18"/>
          <w:lang w:val="en-US" w:eastAsia="en-US"/>
        </w:rPr>
        <w:t>"</w:t>
      </w:r>
      <w:r w:rsidRPr="00EF232D">
        <w:rPr>
          <w:rFonts w:ascii="Courier New" w:eastAsiaTheme="minorEastAsia" w:hAnsi="Courier New" w:cs="Courier New"/>
          <w:color w:val="000080"/>
          <w:sz w:val="18"/>
          <w:szCs w:val="18"/>
          <w:lang w:val="en-US" w:eastAsia="en-US"/>
        </w:rPr>
        <w:t>/&gt;</w:t>
      </w:r>
    </w:p>
    <w:p w14:paraId="2A71F425" w14:textId="2AB41825" w:rsidR="00EF232D" w:rsidRPr="00EF232D" w:rsidRDefault="00EF232D" w:rsidP="00EF232D">
      <w:pPr>
        <w:shd w:val="clear" w:color="auto" w:fill="F0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Courier New" w:eastAsiaTheme="minorEastAsia" w:hAnsi="Courier New" w:cs="Courier New"/>
          <w:color w:val="000000"/>
          <w:sz w:val="18"/>
          <w:szCs w:val="18"/>
          <w:lang w:val="en-US" w:eastAsia="en-US"/>
        </w:rPr>
      </w:pPr>
      <w:r w:rsidRPr="00EF232D">
        <w:rPr>
          <w:rFonts w:ascii="Courier New" w:eastAsiaTheme="minorEastAsia" w:hAnsi="Courier New" w:cs="Courier New"/>
          <w:b/>
          <w:bCs/>
          <w:color w:val="000000"/>
          <w:sz w:val="18"/>
          <w:szCs w:val="18"/>
          <w:lang w:val="en-US" w:eastAsia="en-US"/>
        </w:rPr>
        <w:t xml:space="preserve">     </w:t>
      </w:r>
      <w:r w:rsidRPr="00EF232D">
        <w:rPr>
          <w:rFonts w:ascii="Courier New" w:eastAsiaTheme="minorEastAsia" w:hAnsi="Courier New" w:cs="Courier New"/>
          <w:color w:val="000080"/>
          <w:sz w:val="18"/>
          <w:szCs w:val="18"/>
          <w:lang w:val="en-US" w:eastAsia="en-US"/>
        </w:rPr>
        <w:t>&lt;/image&gt;</w:t>
      </w:r>
    </w:p>
    <w:p w14:paraId="35549D82" w14:textId="77777777" w:rsidR="00407938" w:rsidRDefault="00407938" w:rsidP="00171ABE"/>
    <w:p w14:paraId="076DEDD3" w14:textId="2AA56F55" w:rsidR="00D24F23" w:rsidRDefault="00B05BDD" w:rsidP="00D24F23">
      <w:pPr>
        <w:pStyle w:val="Heading1"/>
      </w:pPr>
      <w:r>
        <w:t xml:space="preserve">Specific </w:t>
      </w:r>
      <w:r w:rsidR="00D24F23">
        <w:t>REST base</w:t>
      </w:r>
      <w:r w:rsidR="006E7906">
        <w:t>d</w:t>
      </w:r>
      <w:r w:rsidR="00D24F23">
        <w:t xml:space="preserve"> Use cases</w:t>
      </w:r>
    </w:p>
    <w:p w14:paraId="5CA144F1" w14:textId="31DEC611" w:rsidR="00171ABE" w:rsidRDefault="00171ABE" w:rsidP="00171ABE">
      <w:pPr>
        <w:pStyle w:val="Heading2"/>
      </w:pPr>
      <w:bookmarkStart w:id="263" w:name="_Toc229627748"/>
      <w:r>
        <w:t>XDS</w:t>
      </w:r>
      <w:bookmarkEnd w:id="262"/>
      <w:bookmarkEnd w:id="263"/>
    </w:p>
    <w:p w14:paraId="76691E76" w14:textId="269B561B" w:rsidR="002A003C" w:rsidRDefault="00E07474" w:rsidP="00E07474">
      <w:r>
        <w:t>The IHE XDS profile is designed to support the sharing of documents between systems. More detail is available at this link (</w:t>
      </w:r>
      <w:hyperlink r:id="rId80" w:history="1">
        <w:r w:rsidRPr="00F75586">
          <w:rPr>
            <w:rStyle w:val="Hyperlink"/>
          </w:rPr>
          <w:t>http://wiki.ihe.net/index.php?title=Cross-Enterprise_Document_Sharing</w:t>
        </w:r>
      </w:hyperlink>
      <w:r>
        <w:t>), but basically it defines a</w:t>
      </w:r>
      <w:r w:rsidR="002A003C">
        <w:t xml:space="preserve">n ‘affinity domain’ </w:t>
      </w:r>
      <w:r w:rsidR="00AA33EC">
        <w:t xml:space="preserve">of co-operating systems </w:t>
      </w:r>
      <w:r w:rsidR="002A003C">
        <w:t>that contains a</w:t>
      </w:r>
      <w:r>
        <w:t xml:space="preserve"> </w:t>
      </w:r>
      <w:r w:rsidR="002A003C">
        <w:t>single registry holding ‘index’ information about documents that are stored in multiple repositories within the domain.</w:t>
      </w:r>
      <w:r w:rsidR="00AA33EC">
        <w:t xml:space="preserve"> (It gets a lot more complex than this in practice, but this will do for now).</w:t>
      </w:r>
    </w:p>
    <w:p w14:paraId="59A5681B" w14:textId="77777777" w:rsidR="002A003C" w:rsidRDefault="002A003C" w:rsidP="00E07474">
      <w:r>
        <w:t>There are then a number of specific transactions that are defined, including:</w:t>
      </w:r>
    </w:p>
    <w:p w14:paraId="4CEA6D66" w14:textId="72C96A20" w:rsidR="00E07474" w:rsidRPr="00A272F4" w:rsidRDefault="002A003C" w:rsidP="000E668A">
      <w:pPr>
        <w:pStyle w:val="ListParagraph"/>
        <w:numPr>
          <w:ilvl w:val="0"/>
          <w:numId w:val="29"/>
        </w:numPr>
        <w:rPr>
          <w:b/>
        </w:rPr>
      </w:pPr>
      <w:r>
        <w:t xml:space="preserve">A </w:t>
      </w:r>
      <w:r w:rsidRPr="00A272F4">
        <w:rPr>
          <w:b/>
        </w:rPr>
        <w:t>document source</w:t>
      </w:r>
      <w:r>
        <w:t xml:space="preserve"> saves a document (along with the required metadata) to a </w:t>
      </w:r>
      <w:r w:rsidR="00F52072" w:rsidRPr="00A272F4">
        <w:rPr>
          <w:b/>
        </w:rPr>
        <w:t xml:space="preserve">document </w:t>
      </w:r>
      <w:r w:rsidRPr="00A272F4">
        <w:rPr>
          <w:b/>
        </w:rPr>
        <w:t>repository</w:t>
      </w:r>
      <w:r>
        <w:t xml:space="preserve">, which in </w:t>
      </w:r>
      <w:r w:rsidR="00AA33EC">
        <w:t>turn registers</w:t>
      </w:r>
      <w:r w:rsidR="00F52072">
        <w:t xml:space="preserve"> the document/s with the </w:t>
      </w:r>
      <w:r w:rsidR="00F52072" w:rsidRPr="00A272F4">
        <w:rPr>
          <w:b/>
        </w:rPr>
        <w:t>document registry.</w:t>
      </w:r>
    </w:p>
    <w:p w14:paraId="4C65E04A" w14:textId="79A1F2DA" w:rsidR="00F52072" w:rsidRDefault="00A272F4" w:rsidP="000E668A">
      <w:pPr>
        <w:pStyle w:val="ListParagraph"/>
        <w:numPr>
          <w:ilvl w:val="0"/>
          <w:numId w:val="29"/>
        </w:numPr>
      </w:pPr>
      <w:r>
        <w:t xml:space="preserve">A </w:t>
      </w:r>
      <w:r w:rsidRPr="00A272F4">
        <w:rPr>
          <w:b/>
        </w:rPr>
        <w:t>document c</w:t>
      </w:r>
      <w:r w:rsidR="00F52072" w:rsidRPr="00A272F4">
        <w:rPr>
          <w:b/>
        </w:rPr>
        <w:t>onsumer</w:t>
      </w:r>
      <w:r w:rsidR="00F52072">
        <w:t xml:space="preserve"> queries the </w:t>
      </w:r>
      <w:r w:rsidR="00F52072" w:rsidRPr="00A272F4">
        <w:rPr>
          <w:b/>
        </w:rPr>
        <w:t>document registry</w:t>
      </w:r>
      <w:r w:rsidR="00F52072">
        <w:t xml:space="preserve"> for a patient and other query parameters, and receives a list of documents that match that query</w:t>
      </w:r>
    </w:p>
    <w:p w14:paraId="17F6FA30" w14:textId="4AAF54CF" w:rsidR="00F52072" w:rsidRDefault="00F52072" w:rsidP="000E668A">
      <w:pPr>
        <w:pStyle w:val="ListParagraph"/>
        <w:numPr>
          <w:ilvl w:val="0"/>
          <w:numId w:val="29"/>
        </w:numPr>
      </w:pPr>
      <w:r>
        <w:t xml:space="preserve">From the list, the </w:t>
      </w:r>
      <w:r w:rsidRPr="00A272F4">
        <w:rPr>
          <w:b/>
        </w:rPr>
        <w:t>document consumer</w:t>
      </w:r>
      <w:r>
        <w:t xml:space="preserve"> then queries the </w:t>
      </w:r>
      <w:r w:rsidR="009624C4">
        <w:t xml:space="preserve">indicated </w:t>
      </w:r>
      <w:r w:rsidR="009624C4" w:rsidRPr="00A272F4">
        <w:rPr>
          <w:b/>
        </w:rPr>
        <w:t>document repository</w:t>
      </w:r>
      <w:r w:rsidR="009624C4">
        <w:t xml:space="preserve"> directly for the document/s that it wishes to view.</w:t>
      </w:r>
    </w:p>
    <w:p w14:paraId="293E00BE" w14:textId="07FBBC8A" w:rsidR="009624C4" w:rsidRDefault="009624C4" w:rsidP="00E07474">
      <w:r>
        <w:t>The XDS profile supports many different types of document – PDF, CDA, text – but has a fixed set of metadata about those documents.</w:t>
      </w:r>
    </w:p>
    <w:p w14:paraId="5EF6A013" w14:textId="17F14B5D" w:rsidR="00A272F4" w:rsidRDefault="00A272F4" w:rsidP="00E07474">
      <w:r>
        <w:t>In FHIR the</w:t>
      </w:r>
      <w:r w:rsidR="00CF7404">
        <w:t xml:space="preserve"> registry entry is represented by the </w:t>
      </w:r>
      <w:r w:rsidR="00CF7404" w:rsidRPr="00CF7404">
        <w:rPr>
          <w:b/>
        </w:rPr>
        <w:t>DocumentReference</w:t>
      </w:r>
      <w:r w:rsidR="00CF7404">
        <w:t xml:space="preserve"> resource which contains all the required XDS metadata to enable a document consumer to query the registry. (in exactly the same way as querying the document registry would do). Thus a </w:t>
      </w:r>
      <w:r w:rsidR="00CF7404" w:rsidRPr="00CF7404">
        <w:rPr>
          <w:b/>
        </w:rPr>
        <w:t>document consumer</w:t>
      </w:r>
      <w:r w:rsidR="00CF7404">
        <w:t xml:space="preserve"> in FHIR would to a normal FHIR query against the </w:t>
      </w:r>
      <w:r w:rsidR="00CF7404" w:rsidRPr="00CF7404">
        <w:rPr>
          <w:b/>
        </w:rPr>
        <w:t>DocumentReference</w:t>
      </w:r>
      <w:r w:rsidR="00CF7404">
        <w:t xml:space="preserve"> resource to return a list of matching resources </w:t>
      </w:r>
      <w:r w:rsidR="00CF7404">
        <w:lastRenderedPageBreak/>
        <w:t xml:space="preserve">(in an atom bundle of course), and can then query the repository directly </w:t>
      </w:r>
      <w:r w:rsidR="00AA33EC">
        <w:t>to retrieve the document.</w:t>
      </w:r>
      <w:r w:rsidR="00CF7404">
        <w:t xml:space="preserve"> </w:t>
      </w:r>
    </w:p>
    <w:p w14:paraId="5EFC8117" w14:textId="22F00E70" w:rsidR="00AA33EC" w:rsidRDefault="00CF7404" w:rsidP="00AA33EC">
      <w:r>
        <w:t xml:space="preserve">The </w:t>
      </w:r>
      <w:r w:rsidR="00AA33EC">
        <w:t xml:space="preserve">location of the </w:t>
      </w:r>
      <w:r>
        <w:t xml:space="preserve">document </w:t>
      </w:r>
      <w:r w:rsidR="00AA33EC">
        <w:t xml:space="preserve">is given by the value of the </w:t>
      </w:r>
      <w:r w:rsidR="00AA33EC" w:rsidRPr="00AA33EC">
        <w:rPr>
          <w:b/>
        </w:rPr>
        <w:t>location</w:t>
      </w:r>
      <w:r w:rsidR="00AA33EC">
        <w:t xml:space="preserve"> property of the resource – which is a standard HTTP URI. This could be a FHIR document (stored at the </w:t>
      </w:r>
      <w:r w:rsidR="00AA33EC" w:rsidRPr="00AA33EC">
        <w:rPr>
          <w:b/>
        </w:rPr>
        <w:t>binary</w:t>
      </w:r>
      <w:r w:rsidR="00AA33EC">
        <w:t xml:space="preserve"> endpoint of the server) or any other valid URI. It is up to the repository to enforce any security that is required.</w:t>
      </w:r>
    </w:p>
    <w:p w14:paraId="6E669C93" w14:textId="2C699BDA" w:rsidR="00AA33EC" w:rsidRDefault="00AA33EC" w:rsidP="00AA33EC">
      <w:r>
        <w:t>Expressing the above transactions in FHIR-speak, and assuming that you are saving</w:t>
      </w:r>
      <w:r w:rsidR="00220543">
        <w:t xml:space="preserve"> a PDF document to a FHIR Sever, then one way you can achieve this is as follows:</w:t>
      </w:r>
    </w:p>
    <w:p w14:paraId="6236EA8E" w14:textId="6FD139E7" w:rsidR="00712EC8" w:rsidRDefault="00712EC8" w:rsidP="000E668A">
      <w:pPr>
        <w:pStyle w:val="ListParagraph"/>
        <w:numPr>
          <w:ilvl w:val="0"/>
          <w:numId w:val="30"/>
        </w:numPr>
      </w:pPr>
      <w:r>
        <w:t xml:space="preserve">A </w:t>
      </w:r>
      <w:r w:rsidRPr="00BF2B59">
        <w:rPr>
          <w:b/>
        </w:rPr>
        <w:t>document source</w:t>
      </w:r>
      <w:r>
        <w:t xml:space="preserve"> saving a document. This actually has two parts:</w:t>
      </w:r>
    </w:p>
    <w:p w14:paraId="676C32E2" w14:textId="492063FA" w:rsidR="00AA33EC" w:rsidRDefault="00AA33EC" w:rsidP="000E668A">
      <w:pPr>
        <w:pStyle w:val="ListParagraph"/>
        <w:numPr>
          <w:ilvl w:val="1"/>
          <w:numId w:val="30"/>
        </w:numPr>
      </w:pPr>
      <w:r>
        <w:t xml:space="preserve">The </w:t>
      </w:r>
      <w:r w:rsidRPr="00BF2B59">
        <w:rPr>
          <w:b/>
        </w:rPr>
        <w:t>document source</w:t>
      </w:r>
      <w:r>
        <w:t xml:space="preserve"> saves the PDF to the </w:t>
      </w:r>
      <w:r w:rsidRPr="00BF2B59">
        <w:rPr>
          <w:b/>
        </w:rPr>
        <w:t>binary</w:t>
      </w:r>
      <w:r>
        <w:t xml:space="preserve"> endpoint of the FHIR server. </w:t>
      </w:r>
      <w:r w:rsidR="00712EC8">
        <w:t>This can either be a POST (where the server will assign an id and return it in the location header) or a PUT where the document source assigns the id, and the server will replace any existing document at that location.</w:t>
      </w:r>
    </w:p>
    <w:p w14:paraId="6020105B" w14:textId="7C5EF701" w:rsidR="00712EC8" w:rsidRDefault="00712EC8" w:rsidP="000E668A">
      <w:pPr>
        <w:pStyle w:val="ListParagraph"/>
        <w:numPr>
          <w:ilvl w:val="1"/>
          <w:numId w:val="30"/>
        </w:numPr>
      </w:pPr>
      <w:r>
        <w:t xml:space="preserve">The </w:t>
      </w:r>
      <w:r w:rsidRPr="00BF2B59">
        <w:rPr>
          <w:b/>
        </w:rPr>
        <w:t>document source</w:t>
      </w:r>
      <w:r>
        <w:t xml:space="preserve"> creates a </w:t>
      </w:r>
      <w:r w:rsidRPr="00BF2B59">
        <w:rPr>
          <w:b/>
        </w:rPr>
        <w:t>DocumentReference</w:t>
      </w:r>
      <w:r>
        <w:t xml:space="preserve"> resource, and saves it in the FHIR server.</w:t>
      </w:r>
    </w:p>
    <w:p w14:paraId="48A73779" w14:textId="6301F0ED" w:rsidR="00712EC8" w:rsidRDefault="00712EC8" w:rsidP="000E668A">
      <w:pPr>
        <w:pStyle w:val="ListParagraph"/>
        <w:numPr>
          <w:ilvl w:val="0"/>
          <w:numId w:val="30"/>
        </w:numPr>
      </w:pPr>
      <w:r>
        <w:t xml:space="preserve">Querying the registry for matching documents is a standard FHIR search against the </w:t>
      </w:r>
      <w:r w:rsidRPr="00BF2B59">
        <w:rPr>
          <w:b/>
        </w:rPr>
        <w:t>DocumentReference</w:t>
      </w:r>
      <w:r>
        <w:t xml:space="preserve"> </w:t>
      </w:r>
      <w:r w:rsidR="00BF2B59">
        <w:t>endpoint</w:t>
      </w:r>
      <w:r>
        <w:t xml:space="preserve">. </w:t>
      </w:r>
    </w:p>
    <w:p w14:paraId="113BEAF8" w14:textId="645A20F4" w:rsidR="00712EC8" w:rsidRDefault="00712EC8" w:rsidP="000E668A">
      <w:pPr>
        <w:pStyle w:val="ListParagraph"/>
        <w:numPr>
          <w:ilvl w:val="0"/>
          <w:numId w:val="30"/>
        </w:numPr>
      </w:pPr>
      <w:r>
        <w:t xml:space="preserve">Retrieving the document is a standard HTTP GET against the URI </w:t>
      </w:r>
      <w:r w:rsidR="00BF2B59">
        <w:t>of the document fro</w:t>
      </w:r>
      <w:r>
        <w:t xml:space="preserve">m the search results bundle. </w:t>
      </w:r>
    </w:p>
    <w:p w14:paraId="647FA864" w14:textId="124BCD2F" w:rsidR="00712EC8" w:rsidRDefault="00712EC8" w:rsidP="00AA33EC">
      <w:r>
        <w:t>Although the first transaction – adding a new document – is more complex than the IHE equivalent, the big advantage is that the whole process is ‘normal’ FHIR transactions – nothing special.</w:t>
      </w:r>
      <w:r w:rsidR="000C403D">
        <w:t xml:space="preserve"> </w:t>
      </w:r>
    </w:p>
    <w:p w14:paraId="6A8CB829" w14:textId="36369020" w:rsidR="00220543" w:rsidRDefault="00220543" w:rsidP="00AA33EC">
      <w:r>
        <w:t xml:space="preserve">There are a </w:t>
      </w:r>
      <w:r w:rsidR="00681147">
        <w:t>number</w:t>
      </w:r>
      <w:r>
        <w:t xml:space="preserve"> of </w:t>
      </w:r>
      <w:r w:rsidR="00681147">
        <w:t>alternatives</w:t>
      </w:r>
      <w:r>
        <w:t xml:space="preserve"> to the ‘2 phase </w:t>
      </w:r>
      <w:r w:rsidR="00681147">
        <w:t>approach</w:t>
      </w:r>
      <w:r>
        <w:t>’ of storing a document.</w:t>
      </w:r>
    </w:p>
    <w:p w14:paraId="6FA528C0" w14:textId="6680C160" w:rsidR="00220543" w:rsidRDefault="00220543" w:rsidP="000E668A">
      <w:pPr>
        <w:pStyle w:val="ListParagraph"/>
        <w:numPr>
          <w:ilvl w:val="0"/>
          <w:numId w:val="35"/>
        </w:numPr>
      </w:pPr>
      <w:r>
        <w:t>You could place the DocumentReference and the content (as a base-64 encoded Binary resource) into a bundle, and POST it to the server root and have the server do all the work</w:t>
      </w:r>
    </w:p>
    <w:p w14:paraId="31997095" w14:textId="4D4757C7" w:rsidR="00220543" w:rsidRDefault="00681147" w:rsidP="000E668A">
      <w:pPr>
        <w:pStyle w:val="ListParagraph"/>
        <w:numPr>
          <w:ilvl w:val="0"/>
          <w:numId w:val="35"/>
        </w:numPr>
      </w:pPr>
      <w:r>
        <w:t xml:space="preserve">Place the Binary resource inside the DocumentReference resource as a contained resource. This does have the side effect of storing the content with the </w:t>
      </w:r>
      <w:r w:rsidR="007F422B">
        <w:t>DocumentReference which may or may not be required</w:t>
      </w:r>
      <w:r w:rsidR="008D646A">
        <w:t xml:space="preserve"> – or desirable.</w:t>
      </w:r>
    </w:p>
    <w:p w14:paraId="320014CE" w14:textId="234410D8" w:rsidR="007F422B" w:rsidRDefault="007F422B" w:rsidP="000E668A">
      <w:pPr>
        <w:pStyle w:val="ListParagraph"/>
        <w:numPr>
          <w:ilvl w:val="0"/>
          <w:numId w:val="35"/>
        </w:numPr>
      </w:pPr>
      <w:r>
        <w:t>Create a custom Service that accepts both binary and DocumentReference and performs the required actions.</w:t>
      </w:r>
    </w:p>
    <w:p w14:paraId="189EE6B3" w14:textId="1EE3AE78" w:rsidR="009A02DE" w:rsidRDefault="00C00CAC" w:rsidP="005A24A5">
      <w:pPr>
        <w:pStyle w:val="Heading1"/>
      </w:pPr>
      <w:bookmarkStart w:id="264" w:name="_Ref229462299"/>
      <w:bookmarkStart w:id="265" w:name="_Toc229627749"/>
      <w:commentRangeStart w:id="266"/>
      <w:r>
        <w:t xml:space="preserve">FHIR </w:t>
      </w:r>
      <w:r w:rsidR="009A02DE">
        <w:t>Documents</w:t>
      </w:r>
      <w:bookmarkEnd w:id="264"/>
      <w:bookmarkEnd w:id="265"/>
      <w:commentRangeEnd w:id="266"/>
      <w:r w:rsidR="0016023B">
        <w:rPr>
          <w:rStyle w:val="CommentReference"/>
          <w:rFonts w:ascii="Arial" w:eastAsia="Times New Roman" w:hAnsi="Arial" w:cs="Times New Roman"/>
          <w:b w:val="0"/>
          <w:bCs w:val="0"/>
          <w:color w:val="auto"/>
          <w:lang w:val="en-AU" w:eastAsia="ja-JP"/>
        </w:rPr>
        <w:commentReference w:id="266"/>
      </w:r>
    </w:p>
    <w:p w14:paraId="7C6EF2B4" w14:textId="00E4285A" w:rsidR="0061567E" w:rsidRDefault="0061567E" w:rsidP="0061567E">
      <w:r>
        <w:t xml:space="preserve">A document </w:t>
      </w:r>
      <w:ins w:id="267" w:author="Lloyd McKenzie" w:date="2013-06-02T15:44:00Z">
        <w:r w:rsidR="00462083">
          <w:t>is typically used when there</w:t>
        </w:r>
      </w:ins>
      <w:ins w:id="268" w:author="Lloyd McKenzie" w:date="2013-06-02T15:45:00Z">
        <w:r w:rsidR="00462083">
          <w:t xml:space="preserve">’s a need to persist (and often attest) </w:t>
        </w:r>
      </w:ins>
      <w:del w:id="269" w:author="Lloyd McKenzie" w:date="2013-06-02T15:45:00Z">
        <w:r w:rsidDel="00462083">
          <w:delText xml:space="preserve">is all about recording </w:delText>
        </w:r>
      </w:del>
      <w:r>
        <w:t>a set of information that applies at a ‘point in time’</w:t>
      </w:r>
      <w:ins w:id="270" w:author="Lloyd McKenzie" w:date="2013-06-02T15:45:00Z">
        <w:r w:rsidR="00462083">
          <w:t>.</w:t>
        </w:r>
      </w:ins>
      <w:r>
        <w:t xml:space="preserve"> </w:t>
      </w:r>
      <w:ins w:id="271" w:author="Lloyd McKenzie" w:date="2013-06-02T15:45:00Z">
        <w:r w:rsidR="00462083">
          <w:t xml:space="preserve"> For example, a radiology report or </w:t>
        </w:r>
        <w:commentRangeStart w:id="272"/>
        <w:r w:rsidR="00462083">
          <w:t>discharge summary</w:t>
        </w:r>
      </w:ins>
      <w:commentRangeEnd w:id="272"/>
      <w:ins w:id="273" w:author="Lloyd McKenzie" w:date="2013-06-02T15:46:00Z">
        <w:r w:rsidR="00462083">
          <w:rPr>
            <w:rStyle w:val="CommentReference"/>
          </w:rPr>
          <w:commentReference w:id="272"/>
        </w:r>
      </w:ins>
      <w:del w:id="274" w:author="Lloyd McKenzie" w:date="2013-06-02T15:45:00Z">
        <w:r w:rsidDel="00462083">
          <w:delText>about a patient – such as a Discharge Summary or a Referral</w:delText>
        </w:r>
      </w:del>
      <w:r>
        <w:t>.</w:t>
      </w:r>
      <w:r w:rsidR="00FF6B75">
        <w:t xml:space="preserve"> </w:t>
      </w:r>
      <w:ins w:id="275" w:author="Lloyd McKenzie" w:date="2013-06-02T15:47:00Z">
        <w:r w:rsidR="00462083">
          <w:t>FHIR documents are</w:t>
        </w:r>
      </w:ins>
      <w:del w:id="276" w:author="Lloyd McKenzie" w:date="2013-06-02T15:47:00Z">
        <w:r w:rsidR="00FF6B75" w:rsidDel="00462083">
          <w:delText>It is</w:delText>
        </w:r>
      </w:del>
      <w:r w:rsidR="00FF6B75">
        <w:t xml:space="preserve"> very similar to </w:t>
      </w:r>
      <w:del w:id="277" w:author="Lloyd McKenzie" w:date="2013-06-02T15:47:00Z">
        <w:r w:rsidR="00FF6B75" w:rsidDel="00462083">
          <w:delText xml:space="preserve">a </w:delText>
        </w:r>
      </w:del>
      <w:r w:rsidR="00FE1121">
        <w:t>CDA document</w:t>
      </w:r>
      <w:ins w:id="278" w:author="Lloyd McKenzie" w:date="2013-06-02T15:47:00Z">
        <w:r w:rsidR="00462083">
          <w:t>s</w:t>
        </w:r>
      </w:ins>
      <w:r w:rsidR="00FE1121">
        <w:t xml:space="preserve"> – intentionally so – and the FHIR team are working on how to easily convert between CDA and FHIR document</w:t>
      </w:r>
      <w:ins w:id="279" w:author="Lloyd McKenzie" w:date="2013-06-02T15:49:00Z">
        <w:r w:rsidR="00462083">
          <w:t>s</w:t>
        </w:r>
      </w:ins>
      <w:r w:rsidR="00FE1121">
        <w:t xml:space="preserve">. (Note that this will probably only work well where the CDA document is </w:t>
      </w:r>
      <w:r w:rsidR="00B05BDD">
        <w:t xml:space="preserve">fully </w:t>
      </w:r>
      <w:r w:rsidR="00FE1121">
        <w:t>template</w:t>
      </w:r>
      <w:r w:rsidR="00B05BDD">
        <w:t>d</w:t>
      </w:r>
      <w:r w:rsidR="00FE1121">
        <w:t>, as there are a plethora of ways to represent the same thing in CDA. Of course, this is mainly a problem for level 3 CDA – level 2 is likely to be easier.</w:t>
      </w:r>
      <w:ins w:id="280" w:author="Lloyd McKenzie" w:date="2013-06-02T15:49:00Z">
        <w:r w:rsidR="00462083">
          <w:t>)</w:t>
        </w:r>
      </w:ins>
    </w:p>
    <w:p w14:paraId="5C02BB88" w14:textId="55873628" w:rsidR="00731771" w:rsidRDefault="0061567E" w:rsidP="00F94F62">
      <w:pPr>
        <w:rPr>
          <w:rFonts w:eastAsiaTheme="minorEastAsia"/>
          <w:lang w:val="en-US" w:eastAsia="en-US"/>
        </w:rPr>
      </w:pPr>
      <w:r>
        <w:rPr>
          <w:rFonts w:eastAsiaTheme="minorEastAsia"/>
          <w:lang w:val="en-US" w:eastAsia="en-US"/>
        </w:rPr>
        <w:t>The</w:t>
      </w:r>
      <w:r w:rsidR="00731771">
        <w:rPr>
          <w:rFonts w:eastAsiaTheme="minorEastAsia"/>
          <w:lang w:val="en-US" w:eastAsia="en-US"/>
        </w:rPr>
        <w:t xml:space="preserve"> </w:t>
      </w:r>
      <w:r w:rsidR="00403E01">
        <w:rPr>
          <w:rFonts w:eastAsiaTheme="minorEastAsia"/>
          <w:lang w:val="en-US" w:eastAsia="en-US"/>
        </w:rPr>
        <w:t>module</w:t>
      </w:r>
      <w:r>
        <w:rPr>
          <w:rFonts w:eastAsiaTheme="minorEastAsia"/>
          <w:lang w:val="en-US" w:eastAsia="en-US"/>
        </w:rPr>
        <w:t xml:space="preserve"> </w:t>
      </w:r>
      <w:r w:rsidR="00B05BDD">
        <w:rPr>
          <w:rFonts w:eastAsiaTheme="minorEastAsia"/>
          <w:lang w:val="en-US" w:eastAsia="en-US"/>
        </w:rPr>
        <w:t xml:space="preserve">in this on-line training program </w:t>
      </w:r>
      <w:r>
        <w:rPr>
          <w:rFonts w:eastAsiaTheme="minorEastAsia"/>
          <w:lang w:val="en-US" w:eastAsia="en-US"/>
        </w:rPr>
        <w:t xml:space="preserve">on </w:t>
      </w:r>
      <w:r w:rsidR="00731771">
        <w:rPr>
          <w:rFonts w:eastAsiaTheme="minorEastAsia"/>
          <w:lang w:val="en-US" w:eastAsia="en-US"/>
        </w:rPr>
        <w:t>CDA</w:t>
      </w:r>
      <w:r>
        <w:rPr>
          <w:rFonts w:eastAsiaTheme="minorEastAsia"/>
          <w:lang w:val="en-US" w:eastAsia="en-US"/>
        </w:rPr>
        <w:t xml:space="preserve"> has more details on the overall nature of documents</w:t>
      </w:r>
      <w:r w:rsidR="00C268CA">
        <w:rPr>
          <w:rFonts w:eastAsiaTheme="minorEastAsia"/>
          <w:lang w:val="en-US" w:eastAsia="en-US"/>
        </w:rPr>
        <w:t xml:space="preserve">, but briefly a document has a </w:t>
      </w:r>
      <w:r w:rsidR="00BD383E">
        <w:rPr>
          <w:rFonts w:eastAsiaTheme="minorEastAsia"/>
          <w:lang w:val="en-US" w:eastAsia="en-US"/>
        </w:rPr>
        <w:t xml:space="preserve">header that establishes </w:t>
      </w:r>
      <w:r w:rsidR="00C268CA">
        <w:rPr>
          <w:rFonts w:eastAsiaTheme="minorEastAsia"/>
          <w:lang w:val="en-US" w:eastAsia="en-US"/>
        </w:rPr>
        <w:t>context (patient, author, date, document type) and a body containing the data in one of more sections (eg medications, lab results, problems)</w:t>
      </w:r>
      <w:r>
        <w:rPr>
          <w:rFonts w:eastAsiaTheme="minorEastAsia"/>
          <w:lang w:val="en-US" w:eastAsia="en-US"/>
        </w:rPr>
        <w:t>.</w:t>
      </w:r>
    </w:p>
    <w:p w14:paraId="49278D79" w14:textId="58FB8146" w:rsidR="0061567E" w:rsidRDefault="0061567E" w:rsidP="00F94F62">
      <w:pPr>
        <w:rPr>
          <w:rFonts w:eastAsiaTheme="minorEastAsia"/>
          <w:lang w:val="en-US" w:eastAsia="en-US"/>
        </w:rPr>
      </w:pPr>
      <w:r>
        <w:rPr>
          <w:rFonts w:eastAsiaTheme="minorEastAsia"/>
          <w:lang w:val="en-US" w:eastAsia="en-US"/>
        </w:rPr>
        <w:lastRenderedPageBreak/>
        <w:t>In FHIR, a document is constructed using a bundle (atom feed) that contains resources just like any other bundle, with the addition of a specific resource – the Document resource – that contains information equivalent to the CDA header</w:t>
      </w:r>
      <w:r w:rsidR="00BD383E">
        <w:rPr>
          <w:rFonts w:eastAsiaTheme="minorEastAsia"/>
          <w:lang w:val="en-US" w:eastAsia="en-US"/>
        </w:rPr>
        <w:t>, plus any number of section elements that point to other resources</w:t>
      </w:r>
      <w:r>
        <w:rPr>
          <w:rFonts w:eastAsiaTheme="minorEastAsia"/>
          <w:lang w:val="en-US" w:eastAsia="en-US"/>
        </w:rPr>
        <w:t>. It must appear first in the bundle.</w:t>
      </w:r>
    </w:p>
    <w:p w14:paraId="6F20DA8A" w14:textId="1C00CE6E" w:rsidR="00BD4963" w:rsidRDefault="006E5261" w:rsidP="00403E01">
      <w:pPr>
        <w:ind w:left="0"/>
        <w:rPr>
          <w:rFonts w:eastAsiaTheme="minorEastAsia"/>
          <w:lang w:val="en-US" w:eastAsia="en-US"/>
        </w:rPr>
      </w:pPr>
      <w:r>
        <w:rPr>
          <w:rFonts w:eastAsiaTheme="minorEastAsia"/>
          <w:noProof/>
          <w:lang w:val="en-CA" w:eastAsia="en-CA"/>
        </w:rPr>
        <w:drawing>
          <wp:inline distT="0" distB="0" distL="0" distR="0" wp14:anchorId="65FC0CC7" wp14:editId="36DF8AA9">
            <wp:extent cx="5270500" cy="462915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9 at 8.57.32 AM.png"/>
                    <pic:cNvPicPr/>
                  </pic:nvPicPr>
                  <pic:blipFill>
                    <a:blip r:embed="rId81">
                      <a:extLst>
                        <a:ext uri="{28A0092B-C50C-407E-A947-70E740481C1C}">
                          <a14:useLocalDpi xmlns:a14="http://schemas.microsoft.com/office/drawing/2010/main" val="0"/>
                        </a:ext>
                      </a:extLst>
                    </a:blip>
                    <a:stretch>
                      <a:fillRect/>
                    </a:stretch>
                  </pic:blipFill>
                  <pic:spPr>
                    <a:xfrm>
                      <a:off x="0" y="0"/>
                      <a:ext cx="5270500" cy="4629150"/>
                    </a:xfrm>
                    <a:prstGeom prst="rect">
                      <a:avLst/>
                    </a:prstGeom>
                  </pic:spPr>
                </pic:pic>
              </a:graphicData>
            </a:graphic>
          </wp:inline>
        </w:drawing>
      </w:r>
    </w:p>
    <w:p w14:paraId="7DDC8E8C" w14:textId="77777777" w:rsidR="00403E01" w:rsidRDefault="00403E01" w:rsidP="00C268CA">
      <w:pPr>
        <w:rPr>
          <w:rFonts w:eastAsiaTheme="minorEastAsia"/>
          <w:lang w:val="en-US" w:eastAsia="en-US"/>
        </w:rPr>
      </w:pPr>
    </w:p>
    <w:p w14:paraId="7A19E67B" w14:textId="3185529D" w:rsidR="00F25AB9" w:rsidRDefault="00F25AB9" w:rsidP="00C268CA">
      <w:pPr>
        <w:rPr>
          <w:rFonts w:eastAsiaTheme="minorEastAsia"/>
          <w:lang w:val="en-US" w:eastAsia="en-US"/>
        </w:rPr>
      </w:pPr>
      <w:r>
        <w:rPr>
          <w:rFonts w:eastAsiaTheme="minorEastAsia"/>
          <w:lang w:val="en-US" w:eastAsia="en-US"/>
        </w:rPr>
        <w:t>The following diagram shows a document resource that has a single section referring to a medication administration. The medication administration resource has the id “example” and can be found on the same server as the Document.</w:t>
      </w:r>
    </w:p>
    <w:p w14:paraId="3F358FC5" w14:textId="77777777" w:rsidR="00B05BDD" w:rsidRDefault="00B05BDD" w:rsidP="00C268CA">
      <w:pPr>
        <w:rPr>
          <w:rFonts w:eastAsiaTheme="minorEastAsia"/>
          <w:lang w:val="en-US" w:eastAsia="en-US"/>
        </w:rPr>
      </w:pPr>
    </w:p>
    <w:p w14:paraId="7B750388" w14:textId="53157AEE" w:rsidR="00F25AB9" w:rsidRPr="00F25AB9" w:rsidRDefault="00F25AB9" w:rsidP="00C268CA">
      <w:pPr>
        <w:rPr>
          <w:rFonts w:asciiTheme="majorHAnsi" w:eastAsiaTheme="minorEastAsia" w:hAnsiTheme="majorHAnsi"/>
          <w:lang w:val="en-US" w:eastAsia="en-US"/>
        </w:rPr>
      </w:pPr>
      <w:r w:rsidRPr="00F25AB9">
        <w:rPr>
          <w:rFonts w:asciiTheme="majorHAnsi" w:eastAsiaTheme="minorEastAsia" w:hAnsiTheme="majorHAnsi"/>
          <w:color w:val="000096"/>
          <w:sz w:val="24"/>
          <w:szCs w:val="24"/>
          <w:lang w:val="en-US"/>
        </w:rPr>
        <w:t>&lt;Document</w:t>
      </w:r>
      <w:r w:rsidRPr="00F25AB9">
        <w:rPr>
          <w:rFonts w:asciiTheme="majorHAnsi" w:eastAsiaTheme="minorEastAsia" w:hAnsiTheme="majorHAnsi"/>
          <w:color w:val="F5844C"/>
          <w:sz w:val="24"/>
          <w:szCs w:val="24"/>
          <w:lang w:val="en-US"/>
        </w:rPr>
        <w:t xml:space="preserve"> xmlns</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"http://hl7.org/fhir"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&lt;text&gt;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&lt;status</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"generated"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&lt;div</w:t>
      </w:r>
      <w:r w:rsidRPr="00F25AB9">
        <w:rPr>
          <w:rFonts w:asciiTheme="majorHAnsi" w:eastAsiaTheme="minorEastAsia" w:hAnsiTheme="majorHAnsi"/>
          <w:color w:val="F5844C"/>
          <w:sz w:val="24"/>
          <w:szCs w:val="24"/>
          <w:lang w:val="en-US"/>
        </w:rPr>
        <w:t xml:space="preserve"> xmlns</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"http://www.w3.org/1999/xhtml"</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&lt;p&gt;</w:t>
      </w:r>
      <w:r w:rsidRPr="00F25AB9">
        <w:rPr>
          <w:rFonts w:asciiTheme="majorHAnsi" w:eastAsiaTheme="minorEastAsia" w:hAnsiTheme="majorHAnsi"/>
          <w:color w:val="000000"/>
          <w:sz w:val="24"/>
          <w:szCs w:val="24"/>
          <w:lang w:val="en-US"/>
        </w:rPr>
        <w:t>Consultation note for Henry Levin the 7th</w:t>
      </w:r>
      <w:r w:rsidRPr="00F25AB9">
        <w:rPr>
          <w:rFonts w:asciiTheme="majorHAnsi" w:eastAsiaTheme="minorEastAsia" w:hAnsiTheme="majorHAnsi"/>
          <w:color w:val="000096"/>
          <w:sz w:val="24"/>
          <w:szCs w:val="24"/>
          <w:lang w:val="en-US"/>
        </w:rPr>
        <w:t>&lt;/p&gt;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&lt;/div&gt;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&lt;/text&gt;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"http://healthintersections.com.au/test"</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&lt;key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&lt;versionIdentifier&gt;</w:t>
      </w:r>
      <w:r w:rsidRPr="00F25AB9">
        <w:rPr>
          <w:rFonts w:asciiTheme="majorHAnsi" w:eastAsiaTheme="minorEastAsia" w:hAnsiTheme="majorHAnsi"/>
          <w:color w:val="000000"/>
          <w:sz w:val="24"/>
          <w:szCs w:val="24"/>
          <w:lang w:val="en-US"/>
        </w:rPr>
        <w:br/>
      </w:r>
      <w:r w:rsidRPr="00F25AB9">
        <w:rPr>
          <w:rFonts w:asciiTheme="majorHAnsi" w:eastAsiaTheme="minorEastAsia" w:hAnsiTheme="majorHAnsi"/>
          <w:color w:val="000000"/>
          <w:sz w:val="24"/>
          <w:szCs w:val="24"/>
          <w:lang w:val="en-US"/>
        </w:rPr>
        <w:lastRenderedPageBreak/>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"urn:ietf:rfc:3986"</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&lt;key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"urn:uuid:72391709-b9ae-4053-b888-4bee268bf5da"</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t xml:space="preserve"> </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&lt;/versionIdentifier&gt;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&lt;created</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"2012-01-04T09:10:14Z"</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"http://loinc.org"</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"11488-4"</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"Consultation note"</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&lt;confidentiality&gt;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"http://ihe.net/xds/connectathon/confidentialityCodes"</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"1.3.6.1.4.1.21367.2006.7.101"</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"Clinical-Staff"</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&lt;/confidentiality&gt;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&lt;subject&gt;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"Patient"</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"patient/@xcda"</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"Henry Levin the 7th"</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&lt;/subject&gt;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&lt;author&gt;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"practitioner/@xcda-author"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"Robert Dolin MD"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&lt;/author&gt;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&lt;attester&gt;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&lt;mode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"legal"</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&lt;party&gt;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"practitioner/@xcda-author"</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"Robert Dolin MD"</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&lt;/party&gt;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&lt;/attester&gt;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&lt;custodian&gt;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"Organization"</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"organization/@2.16.840.1.113883.19.5"</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&lt;display</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"Good Health Clinic"</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&lt;/custodian&gt;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&lt;section&gt;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&lt;system</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"http://loinc.org"</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"10164-2"</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&lt;/coding&gt;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&lt;/code&gt;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&lt;content&gt;</w:t>
      </w:r>
      <w:r w:rsidRPr="00F25AB9">
        <w:rPr>
          <w:rFonts w:asciiTheme="majorHAnsi" w:eastAsiaTheme="minorEastAsia" w:hAnsiTheme="majorHAnsi"/>
          <w:color w:val="000000"/>
          <w:sz w:val="24"/>
          <w:szCs w:val="24"/>
          <w:lang w:val="en-US"/>
        </w:rPr>
        <w:br/>
      </w:r>
      <w:r w:rsidRPr="00F25AB9">
        <w:rPr>
          <w:rFonts w:asciiTheme="majorHAnsi" w:eastAsiaTheme="minorEastAsia" w:hAnsiTheme="majorHAnsi"/>
          <w:color w:val="000000"/>
          <w:sz w:val="24"/>
          <w:szCs w:val="24"/>
          <w:lang w:val="en-US"/>
        </w:rPr>
        <w:lastRenderedPageBreak/>
        <w:t xml:space="preserve">            </w:t>
      </w:r>
      <w:r w:rsidRPr="00F25AB9">
        <w:rPr>
          <w:rFonts w:asciiTheme="majorHAnsi" w:eastAsiaTheme="minorEastAsia" w:hAnsiTheme="majorHAnsi"/>
          <w:color w:val="000096"/>
          <w:sz w:val="24"/>
          <w:szCs w:val="24"/>
          <w:lang w:val="en-US"/>
        </w:rPr>
        <w:t>&lt;type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"MedicationAdministration"</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t xml:space="preserve"> </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&lt;reference</w:t>
      </w:r>
      <w:r w:rsidRPr="00F25AB9">
        <w:rPr>
          <w:rFonts w:asciiTheme="majorHAnsi" w:eastAsiaTheme="minorEastAsia" w:hAnsiTheme="majorHAnsi"/>
          <w:color w:val="F5844C"/>
          <w:sz w:val="24"/>
          <w:szCs w:val="24"/>
          <w:lang w:val="en-US"/>
        </w:rPr>
        <w:t xml:space="preserve"> value</w:t>
      </w:r>
      <w:r w:rsidRPr="00F25AB9">
        <w:rPr>
          <w:rFonts w:asciiTheme="majorHAnsi" w:eastAsiaTheme="minorEastAsia" w:hAnsiTheme="majorHAnsi"/>
          <w:color w:val="FF8040"/>
          <w:sz w:val="24"/>
          <w:szCs w:val="24"/>
          <w:lang w:val="en-US"/>
        </w:rPr>
        <w:t>=</w:t>
      </w:r>
      <w:r w:rsidRPr="00F25AB9">
        <w:rPr>
          <w:rFonts w:asciiTheme="majorHAnsi" w:eastAsiaTheme="minorEastAsia" w:hAnsiTheme="majorHAnsi"/>
          <w:color w:val="993300"/>
          <w:sz w:val="24"/>
          <w:szCs w:val="24"/>
          <w:lang w:val="en-US"/>
        </w:rPr>
        <w:t>"medicationadministration/@example"</w:t>
      </w:r>
      <w:r w:rsidRPr="00F25AB9">
        <w:rPr>
          <w:rFonts w:asciiTheme="majorHAnsi" w:eastAsiaTheme="minorEastAsia" w:hAnsiTheme="majorHAnsi"/>
          <w:color w:val="000096"/>
          <w:sz w:val="24"/>
          <w:szCs w:val="24"/>
          <w:lang w:val="en-US"/>
        </w:rPr>
        <w: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&lt;/content&gt;</w:t>
      </w:r>
      <w:r w:rsidRPr="00F25AB9">
        <w:rPr>
          <w:rFonts w:asciiTheme="majorHAnsi" w:eastAsiaTheme="minorEastAsia" w:hAnsiTheme="majorHAnsi"/>
          <w:color w:val="000000"/>
          <w:sz w:val="24"/>
          <w:szCs w:val="24"/>
          <w:lang w:val="en-US"/>
        </w:rPr>
        <w:br/>
        <w:t xml:space="preserve">    </w:t>
      </w:r>
      <w:r w:rsidRPr="00F25AB9">
        <w:rPr>
          <w:rFonts w:asciiTheme="majorHAnsi" w:eastAsiaTheme="minorEastAsia" w:hAnsiTheme="majorHAnsi"/>
          <w:color w:val="000096"/>
          <w:sz w:val="24"/>
          <w:szCs w:val="24"/>
          <w:lang w:val="en-US"/>
        </w:rPr>
        <w:t>&lt;/section&gt;</w:t>
      </w:r>
      <w:r w:rsidRPr="00F25AB9">
        <w:rPr>
          <w:rFonts w:asciiTheme="majorHAnsi" w:eastAsiaTheme="minorEastAsia" w:hAnsiTheme="majorHAnsi"/>
          <w:color w:val="000000"/>
          <w:sz w:val="24"/>
          <w:szCs w:val="24"/>
          <w:lang w:val="en-US"/>
        </w:rPr>
        <w:br/>
      </w:r>
      <w:r w:rsidRPr="00F25AB9">
        <w:rPr>
          <w:rFonts w:asciiTheme="majorHAnsi" w:eastAsiaTheme="minorEastAsia" w:hAnsiTheme="majorHAnsi"/>
          <w:color w:val="000096"/>
          <w:sz w:val="24"/>
          <w:szCs w:val="24"/>
          <w:lang w:val="en-US"/>
        </w:rPr>
        <w:t>&lt;/Document&gt;</w:t>
      </w:r>
    </w:p>
    <w:p w14:paraId="04D96059" w14:textId="77777777" w:rsidR="00B05BDD" w:rsidRDefault="00B05BDD" w:rsidP="00C268CA">
      <w:pPr>
        <w:rPr>
          <w:rFonts w:eastAsiaTheme="minorEastAsia"/>
          <w:lang w:val="en-US" w:eastAsia="en-US"/>
        </w:rPr>
      </w:pPr>
    </w:p>
    <w:p w14:paraId="2E8887F6" w14:textId="416DCFF7" w:rsidR="00C15ED4" w:rsidRDefault="00C268CA" w:rsidP="00C268CA">
      <w:pPr>
        <w:rPr>
          <w:rFonts w:eastAsiaTheme="minorEastAsia"/>
          <w:lang w:val="en-US" w:eastAsia="en-US"/>
        </w:rPr>
      </w:pPr>
      <w:r>
        <w:rPr>
          <w:rFonts w:eastAsiaTheme="minorEastAsia"/>
          <w:lang w:val="en-US" w:eastAsia="en-US"/>
        </w:rPr>
        <w:t xml:space="preserve">Just like any other bundle, you can either physically include the resource inside the bundle, or just include a reference to it. In either case the Id of the resource must be a version specific resource (because it might change after the document is created.)  </w:t>
      </w:r>
    </w:p>
    <w:p w14:paraId="37952107" w14:textId="77777777" w:rsidR="00BD4963" w:rsidRPr="00C268CA" w:rsidRDefault="00BD4963" w:rsidP="00C268CA">
      <w:pPr>
        <w:rPr>
          <w:rFonts w:eastAsiaTheme="minorEastAsia"/>
          <w:lang w:val="en-US" w:eastAsia="en-US"/>
        </w:rPr>
      </w:pPr>
    </w:p>
    <w:p w14:paraId="5C63A6F0" w14:textId="05BF52C4" w:rsidR="00741716" w:rsidRDefault="00741716" w:rsidP="005A24A5">
      <w:pPr>
        <w:pStyle w:val="Heading2"/>
      </w:pPr>
      <w:bookmarkStart w:id="281" w:name="_Toc229627750"/>
      <w:r>
        <w:t>Key Resources</w:t>
      </w:r>
      <w:bookmarkEnd w:id="281"/>
      <w:r w:rsidR="00C532B3">
        <w:t xml:space="preserve"> for documents</w:t>
      </w:r>
    </w:p>
    <w:p w14:paraId="2CCFFFF0" w14:textId="32B47EF1" w:rsidR="00C268CA" w:rsidRPr="00C268CA" w:rsidRDefault="00C268CA" w:rsidP="00C268CA">
      <w:r>
        <w:t>Some resources are particularly useful for documents</w:t>
      </w:r>
    </w:p>
    <w:p w14:paraId="0216AC60" w14:textId="4660698C" w:rsidR="00731771" w:rsidRDefault="00731771" w:rsidP="00741716">
      <w:pPr>
        <w:pStyle w:val="Heading3"/>
      </w:pPr>
      <w:bookmarkStart w:id="282" w:name="_Toc229627751"/>
      <w:r>
        <w:t>The Document resource</w:t>
      </w:r>
      <w:bookmarkEnd w:id="282"/>
    </w:p>
    <w:p w14:paraId="7CC8F647" w14:textId="77777777" w:rsidR="00236596" w:rsidRDefault="00236596" w:rsidP="00741716">
      <w:pPr>
        <w:rPr>
          <w:rFonts w:eastAsiaTheme="minorEastAsia"/>
          <w:lang w:val="en-US" w:eastAsia="en-US"/>
        </w:rPr>
      </w:pPr>
    </w:p>
    <w:p w14:paraId="02F5CA57" w14:textId="650B71D0" w:rsidR="00731771" w:rsidRDefault="00236596" w:rsidP="00741716">
      <w:pPr>
        <w:rPr>
          <w:rFonts w:eastAsiaTheme="minorEastAsia"/>
          <w:lang w:val="en-US" w:eastAsia="en-US"/>
        </w:rPr>
      </w:pPr>
      <w:r>
        <w:rPr>
          <w:rFonts w:eastAsiaTheme="minorEastAsia"/>
          <w:lang w:val="en-US" w:eastAsia="en-US"/>
        </w:rPr>
        <w:t>The document resource is e</w:t>
      </w:r>
      <w:r w:rsidR="00C268CA">
        <w:rPr>
          <w:rFonts w:eastAsiaTheme="minorEastAsia"/>
          <w:lang w:val="en-US" w:eastAsia="en-US"/>
        </w:rPr>
        <w:t>quivalent to the CDA header.</w:t>
      </w:r>
      <w:r w:rsidR="00353153">
        <w:rPr>
          <w:rFonts w:eastAsiaTheme="minorEastAsia"/>
          <w:lang w:val="en-US" w:eastAsia="en-US"/>
        </w:rPr>
        <w:t xml:space="preserve"> The following table represents the mapping from a CDA header to a FHIR document.</w:t>
      </w:r>
      <w:r w:rsidR="00C35C5C">
        <w:rPr>
          <w:rFonts w:eastAsiaTheme="minorEastAsia"/>
          <w:lang w:val="en-US" w:eastAsia="en-US"/>
        </w:rPr>
        <w:t xml:space="preserve"> Note that this table provides a high level mapping only – the details within each property will be different between CDA &amp; FHIR, and may required the use of extensions.</w:t>
      </w:r>
    </w:p>
    <w:p w14:paraId="2994B6F1" w14:textId="77777777" w:rsidR="00236596" w:rsidRDefault="00236596" w:rsidP="00741716">
      <w:pPr>
        <w:rPr>
          <w:rFonts w:eastAsiaTheme="minorEastAsia"/>
          <w:lang w:val="en-US" w:eastAsia="en-US"/>
        </w:rPr>
      </w:pPr>
    </w:p>
    <w:tbl>
      <w:tblPr>
        <w:tblStyle w:val="TableGrid"/>
        <w:tblW w:w="0" w:type="auto"/>
        <w:tblInd w:w="284" w:type="dxa"/>
        <w:tblLook w:val="04A0" w:firstRow="1" w:lastRow="0" w:firstColumn="1" w:lastColumn="0" w:noHBand="0" w:noVBand="1"/>
      </w:tblPr>
      <w:tblGrid>
        <w:gridCol w:w="2774"/>
        <w:gridCol w:w="2729"/>
        <w:gridCol w:w="2729"/>
      </w:tblGrid>
      <w:tr w:rsidR="00906491" w:rsidRPr="001B07D1" w14:paraId="3ED95863" w14:textId="77777777" w:rsidTr="001B07D1">
        <w:tc>
          <w:tcPr>
            <w:tcW w:w="2838" w:type="dxa"/>
            <w:shd w:val="clear" w:color="auto" w:fill="E6E6E6"/>
          </w:tcPr>
          <w:p w14:paraId="7F26AD16" w14:textId="1567986B" w:rsidR="0030539C" w:rsidRPr="001B07D1" w:rsidRDefault="0030539C" w:rsidP="00741716">
            <w:pPr>
              <w:ind w:left="0"/>
              <w:rPr>
                <w:rFonts w:eastAsiaTheme="minorEastAsia"/>
                <w:b/>
                <w:lang w:val="en-US" w:eastAsia="en-US"/>
              </w:rPr>
            </w:pPr>
            <w:r w:rsidRPr="001B07D1">
              <w:rPr>
                <w:rFonts w:eastAsiaTheme="minorEastAsia"/>
                <w:b/>
                <w:lang w:val="en-US" w:eastAsia="en-US"/>
              </w:rPr>
              <w:t>CDA Header property</w:t>
            </w:r>
          </w:p>
        </w:tc>
        <w:tc>
          <w:tcPr>
            <w:tcW w:w="2839" w:type="dxa"/>
            <w:shd w:val="clear" w:color="auto" w:fill="E6E6E6"/>
          </w:tcPr>
          <w:p w14:paraId="09CB2307" w14:textId="270FE4EF" w:rsidR="0030539C" w:rsidRPr="001B07D1" w:rsidRDefault="0030539C" w:rsidP="00741716">
            <w:pPr>
              <w:ind w:left="0"/>
              <w:rPr>
                <w:rFonts w:eastAsiaTheme="minorEastAsia"/>
                <w:b/>
                <w:lang w:val="en-US" w:eastAsia="en-US"/>
              </w:rPr>
            </w:pPr>
            <w:r w:rsidRPr="001B07D1">
              <w:rPr>
                <w:rFonts w:eastAsiaTheme="minorEastAsia"/>
                <w:b/>
                <w:lang w:val="en-US" w:eastAsia="en-US"/>
              </w:rPr>
              <w:t>FHIR equivalent</w:t>
            </w:r>
          </w:p>
        </w:tc>
        <w:tc>
          <w:tcPr>
            <w:tcW w:w="2839" w:type="dxa"/>
            <w:shd w:val="clear" w:color="auto" w:fill="E6E6E6"/>
          </w:tcPr>
          <w:p w14:paraId="510B7020" w14:textId="08BB9626" w:rsidR="0030539C" w:rsidRPr="001B07D1" w:rsidRDefault="0030539C" w:rsidP="00741716">
            <w:pPr>
              <w:ind w:left="0"/>
              <w:rPr>
                <w:rFonts w:eastAsiaTheme="minorEastAsia"/>
                <w:b/>
                <w:lang w:val="en-US" w:eastAsia="en-US"/>
              </w:rPr>
            </w:pPr>
            <w:r w:rsidRPr="001B07D1">
              <w:rPr>
                <w:rFonts w:eastAsiaTheme="minorEastAsia"/>
                <w:b/>
                <w:lang w:val="en-US" w:eastAsia="en-US"/>
              </w:rPr>
              <w:t>Comment</w:t>
            </w:r>
          </w:p>
        </w:tc>
      </w:tr>
      <w:tr w:rsidR="00906491" w14:paraId="7606C53D" w14:textId="77777777" w:rsidTr="0030539C">
        <w:tc>
          <w:tcPr>
            <w:tcW w:w="2838" w:type="dxa"/>
          </w:tcPr>
          <w:p w14:paraId="3320A2DC" w14:textId="456088B8" w:rsidR="0030539C" w:rsidRDefault="00906491" w:rsidP="00906491">
            <w:pPr>
              <w:ind w:left="0"/>
              <w:rPr>
                <w:rFonts w:eastAsiaTheme="minorEastAsia"/>
                <w:lang w:val="en-US" w:eastAsia="en-US"/>
              </w:rPr>
            </w:pPr>
            <w:r>
              <w:rPr>
                <w:rFonts w:eastAsiaTheme="minorEastAsia"/>
                <w:lang w:val="en-US" w:eastAsia="en-US"/>
              </w:rPr>
              <w:t>realmCode</w:t>
            </w:r>
          </w:p>
        </w:tc>
        <w:tc>
          <w:tcPr>
            <w:tcW w:w="2839" w:type="dxa"/>
          </w:tcPr>
          <w:p w14:paraId="0614A40C" w14:textId="77777777" w:rsidR="0030539C" w:rsidRDefault="0030539C" w:rsidP="00741716">
            <w:pPr>
              <w:ind w:left="0"/>
              <w:rPr>
                <w:rFonts w:eastAsiaTheme="minorEastAsia"/>
                <w:lang w:val="en-US" w:eastAsia="en-US"/>
              </w:rPr>
            </w:pPr>
          </w:p>
        </w:tc>
        <w:tc>
          <w:tcPr>
            <w:tcW w:w="2839" w:type="dxa"/>
          </w:tcPr>
          <w:p w14:paraId="60E616D5" w14:textId="77777777" w:rsidR="0030539C" w:rsidRDefault="0030539C" w:rsidP="00741716">
            <w:pPr>
              <w:ind w:left="0"/>
              <w:rPr>
                <w:rFonts w:eastAsiaTheme="minorEastAsia"/>
                <w:lang w:val="en-US" w:eastAsia="en-US"/>
              </w:rPr>
            </w:pPr>
          </w:p>
        </w:tc>
      </w:tr>
      <w:tr w:rsidR="00906491" w14:paraId="18A53825" w14:textId="77777777" w:rsidTr="0030539C">
        <w:tc>
          <w:tcPr>
            <w:tcW w:w="2838" w:type="dxa"/>
          </w:tcPr>
          <w:p w14:paraId="7CC9A985" w14:textId="618292E8" w:rsidR="0030539C" w:rsidRDefault="00D84DE4" w:rsidP="00741716">
            <w:pPr>
              <w:ind w:left="0"/>
              <w:rPr>
                <w:rFonts w:eastAsiaTheme="minorEastAsia"/>
                <w:lang w:val="en-US" w:eastAsia="en-US"/>
              </w:rPr>
            </w:pPr>
            <w:r>
              <w:rPr>
                <w:rFonts w:eastAsiaTheme="minorEastAsia"/>
                <w:lang w:val="en-US" w:eastAsia="en-US"/>
              </w:rPr>
              <w:t>typeId</w:t>
            </w:r>
          </w:p>
        </w:tc>
        <w:tc>
          <w:tcPr>
            <w:tcW w:w="2839" w:type="dxa"/>
          </w:tcPr>
          <w:p w14:paraId="5F7956F7" w14:textId="77777777" w:rsidR="0030539C" w:rsidRDefault="0030539C" w:rsidP="00741716">
            <w:pPr>
              <w:ind w:left="0"/>
              <w:rPr>
                <w:rFonts w:eastAsiaTheme="minorEastAsia"/>
                <w:lang w:val="en-US" w:eastAsia="en-US"/>
              </w:rPr>
            </w:pPr>
          </w:p>
        </w:tc>
        <w:tc>
          <w:tcPr>
            <w:tcW w:w="2839" w:type="dxa"/>
          </w:tcPr>
          <w:p w14:paraId="4D0A211D" w14:textId="1F07C03F" w:rsidR="0030539C" w:rsidRDefault="00353153" w:rsidP="00741716">
            <w:pPr>
              <w:ind w:left="0"/>
              <w:rPr>
                <w:rFonts w:eastAsiaTheme="minorEastAsia"/>
                <w:lang w:val="en-US" w:eastAsia="en-US"/>
              </w:rPr>
            </w:pPr>
            <w:r>
              <w:rPr>
                <w:rFonts w:eastAsiaTheme="minorEastAsia"/>
                <w:lang w:val="en-US" w:eastAsia="en-US"/>
              </w:rPr>
              <w:t>Not required for FHIR – simply identifies the CDA as a document</w:t>
            </w:r>
          </w:p>
        </w:tc>
      </w:tr>
      <w:tr w:rsidR="00D84DE4" w14:paraId="0699FAC7" w14:textId="77777777" w:rsidTr="0030539C">
        <w:tc>
          <w:tcPr>
            <w:tcW w:w="2838" w:type="dxa"/>
          </w:tcPr>
          <w:p w14:paraId="001E382C" w14:textId="5C364A94" w:rsidR="00D84DE4" w:rsidRDefault="00D84DE4" w:rsidP="00741716">
            <w:pPr>
              <w:ind w:left="0"/>
              <w:rPr>
                <w:rFonts w:eastAsiaTheme="minorEastAsia"/>
                <w:lang w:val="en-US" w:eastAsia="en-US"/>
              </w:rPr>
            </w:pPr>
            <w:r>
              <w:rPr>
                <w:rFonts w:eastAsiaTheme="minorEastAsia"/>
                <w:lang w:val="en-US" w:eastAsia="en-US"/>
              </w:rPr>
              <w:t>templateId</w:t>
            </w:r>
          </w:p>
        </w:tc>
        <w:tc>
          <w:tcPr>
            <w:tcW w:w="2839" w:type="dxa"/>
          </w:tcPr>
          <w:p w14:paraId="225DABC7" w14:textId="46902F09" w:rsidR="00D84DE4" w:rsidRDefault="00F56D28" w:rsidP="00741716">
            <w:pPr>
              <w:ind w:left="0"/>
              <w:rPr>
                <w:rFonts w:eastAsiaTheme="minorEastAsia"/>
                <w:lang w:val="en-US" w:eastAsia="en-US"/>
              </w:rPr>
            </w:pPr>
            <w:r>
              <w:rPr>
                <w:rFonts w:eastAsiaTheme="minorEastAsia"/>
                <w:lang w:val="en-US" w:eastAsia="en-US"/>
              </w:rPr>
              <w:t>C</w:t>
            </w:r>
            <w:r w:rsidR="00353153">
              <w:rPr>
                <w:rFonts w:eastAsiaTheme="minorEastAsia"/>
                <w:lang w:val="en-US" w:eastAsia="en-US"/>
              </w:rPr>
              <w:t>lass</w:t>
            </w:r>
            <w:r>
              <w:rPr>
                <w:rFonts w:eastAsiaTheme="minorEastAsia"/>
                <w:lang w:val="en-US" w:eastAsia="en-US"/>
              </w:rPr>
              <w:t>/type</w:t>
            </w:r>
          </w:p>
        </w:tc>
        <w:tc>
          <w:tcPr>
            <w:tcW w:w="2839" w:type="dxa"/>
          </w:tcPr>
          <w:p w14:paraId="7E93C92F" w14:textId="77777777" w:rsidR="00D84DE4" w:rsidRDefault="00D84DE4" w:rsidP="00741716">
            <w:pPr>
              <w:ind w:left="0"/>
              <w:rPr>
                <w:rFonts w:eastAsiaTheme="minorEastAsia"/>
                <w:lang w:val="en-US" w:eastAsia="en-US"/>
              </w:rPr>
            </w:pPr>
          </w:p>
        </w:tc>
      </w:tr>
      <w:tr w:rsidR="00D84DE4" w14:paraId="0434491B" w14:textId="77777777" w:rsidTr="0030539C">
        <w:tc>
          <w:tcPr>
            <w:tcW w:w="2838" w:type="dxa"/>
          </w:tcPr>
          <w:p w14:paraId="0A8E2897" w14:textId="40E8188F" w:rsidR="00D84DE4" w:rsidRDefault="00D84DE4" w:rsidP="00741716">
            <w:pPr>
              <w:ind w:left="0"/>
              <w:rPr>
                <w:rFonts w:eastAsiaTheme="minorEastAsia"/>
                <w:lang w:val="en-US" w:eastAsia="en-US"/>
              </w:rPr>
            </w:pPr>
            <w:r>
              <w:rPr>
                <w:rFonts w:eastAsiaTheme="minorEastAsia"/>
                <w:lang w:val="en-US" w:eastAsia="en-US"/>
              </w:rPr>
              <w:t>Id</w:t>
            </w:r>
          </w:p>
        </w:tc>
        <w:tc>
          <w:tcPr>
            <w:tcW w:w="2839" w:type="dxa"/>
          </w:tcPr>
          <w:p w14:paraId="0AB7E2DB" w14:textId="4A959994" w:rsidR="00D84DE4" w:rsidRDefault="001B07D1" w:rsidP="00741716">
            <w:pPr>
              <w:ind w:left="0"/>
              <w:rPr>
                <w:rFonts w:eastAsiaTheme="minorEastAsia"/>
                <w:lang w:val="en-US" w:eastAsia="en-US"/>
              </w:rPr>
            </w:pPr>
            <w:r>
              <w:rPr>
                <w:rFonts w:eastAsiaTheme="minorEastAsia"/>
                <w:lang w:val="en-US" w:eastAsia="en-US"/>
              </w:rPr>
              <w:t>versionIdentifier</w:t>
            </w:r>
          </w:p>
        </w:tc>
        <w:tc>
          <w:tcPr>
            <w:tcW w:w="2839" w:type="dxa"/>
          </w:tcPr>
          <w:p w14:paraId="4B868F4D" w14:textId="58855A0A" w:rsidR="00D84DE4" w:rsidRDefault="001B07D1" w:rsidP="00741716">
            <w:pPr>
              <w:ind w:left="0"/>
              <w:rPr>
                <w:rFonts w:eastAsiaTheme="minorEastAsia"/>
                <w:lang w:val="en-US" w:eastAsia="en-US"/>
              </w:rPr>
            </w:pPr>
            <w:r>
              <w:rPr>
                <w:rFonts w:eastAsiaTheme="minorEastAsia"/>
                <w:lang w:val="en-US" w:eastAsia="en-US"/>
              </w:rPr>
              <w:t>The usual FHIR Version specific id</w:t>
            </w:r>
          </w:p>
        </w:tc>
      </w:tr>
      <w:tr w:rsidR="00D84DE4" w14:paraId="68941FEA" w14:textId="77777777" w:rsidTr="0030539C">
        <w:tc>
          <w:tcPr>
            <w:tcW w:w="2838" w:type="dxa"/>
          </w:tcPr>
          <w:p w14:paraId="68D0DF8A" w14:textId="632FFEDE" w:rsidR="00D84DE4" w:rsidRDefault="00D84DE4" w:rsidP="00741716">
            <w:pPr>
              <w:ind w:left="0"/>
              <w:rPr>
                <w:rFonts w:eastAsiaTheme="minorEastAsia"/>
                <w:lang w:val="en-US" w:eastAsia="en-US"/>
              </w:rPr>
            </w:pPr>
            <w:r>
              <w:rPr>
                <w:rFonts w:eastAsiaTheme="minorEastAsia"/>
                <w:lang w:val="en-US" w:eastAsia="en-US"/>
              </w:rPr>
              <w:t>Code</w:t>
            </w:r>
          </w:p>
        </w:tc>
        <w:tc>
          <w:tcPr>
            <w:tcW w:w="2839" w:type="dxa"/>
          </w:tcPr>
          <w:p w14:paraId="301C984F" w14:textId="09C70A3A" w:rsidR="00D84DE4" w:rsidRDefault="00B742B4" w:rsidP="00741716">
            <w:pPr>
              <w:ind w:left="0"/>
              <w:rPr>
                <w:rFonts w:eastAsiaTheme="minorEastAsia"/>
                <w:lang w:val="en-US" w:eastAsia="en-US"/>
              </w:rPr>
            </w:pPr>
            <w:r>
              <w:rPr>
                <w:rFonts w:eastAsiaTheme="minorEastAsia"/>
                <w:lang w:val="en-US" w:eastAsia="en-US"/>
              </w:rPr>
              <w:t>type</w:t>
            </w:r>
          </w:p>
        </w:tc>
        <w:tc>
          <w:tcPr>
            <w:tcW w:w="2839" w:type="dxa"/>
          </w:tcPr>
          <w:p w14:paraId="540BED1C" w14:textId="77777777" w:rsidR="00D84DE4" w:rsidRDefault="00D84DE4" w:rsidP="00741716">
            <w:pPr>
              <w:ind w:left="0"/>
              <w:rPr>
                <w:rFonts w:eastAsiaTheme="minorEastAsia"/>
                <w:lang w:val="en-US" w:eastAsia="en-US"/>
              </w:rPr>
            </w:pPr>
          </w:p>
        </w:tc>
      </w:tr>
      <w:tr w:rsidR="00D84DE4" w14:paraId="15ACADCD" w14:textId="77777777" w:rsidTr="0030539C">
        <w:tc>
          <w:tcPr>
            <w:tcW w:w="2838" w:type="dxa"/>
          </w:tcPr>
          <w:p w14:paraId="31D934E2" w14:textId="2BE4131A" w:rsidR="00D84DE4" w:rsidRDefault="00D84DE4" w:rsidP="00741716">
            <w:pPr>
              <w:ind w:left="0"/>
              <w:rPr>
                <w:rFonts w:eastAsiaTheme="minorEastAsia"/>
                <w:lang w:val="en-US" w:eastAsia="en-US"/>
              </w:rPr>
            </w:pPr>
            <w:r>
              <w:rPr>
                <w:rFonts w:eastAsiaTheme="minorEastAsia"/>
                <w:lang w:val="en-US" w:eastAsia="en-US"/>
              </w:rPr>
              <w:t>Title</w:t>
            </w:r>
          </w:p>
        </w:tc>
        <w:tc>
          <w:tcPr>
            <w:tcW w:w="2839" w:type="dxa"/>
          </w:tcPr>
          <w:p w14:paraId="74CE890E" w14:textId="33E0189B" w:rsidR="00D84DE4" w:rsidRDefault="00B742B4" w:rsidP="00741716">
            <w:pPr>
              <w:ind w:left="0"/>
              <w:rPr>
                <w:rFonts w:eastAsiaTheme="minorEastAsia"/>
                <w:lang w:val="en-US" w:eastAsia="en-US"/>
              </w:rPr>
            </w:pPr>
            <w:r>
              <w:rPr>
                <w:rFonts w:eastAsiaTheme="minorEastAsia"/>
                <w:lang w:val="en-US" w:eastAsia="en-US"/>
              </w:rPr>
              <w:t>title</w:t>
            </w:r>
          </w:p>
        </w:tc>
        <w:tc>
          <w:tcPr>
            <w:tcW w:w="2839" w:type="dxa"/>
          </w:tcPr>
          <w:p w14:paraId="326CDED0" w14:textId="77777777" w:rsidR="00D84DE4" w:rsidRDefault="00D84DE4" w:rsidP="00741716">
            <w:pPr>
              <w:ind w:left="0"/>
              <w:rPr>
                <w:rFonts w:eastAsiaTheme="minorEastAsia"/>
                <w:lang w:val="en-US" w:eastAsia="en-US"/>
              </w:rPr>
            </w:pPr>
          </w:p>
        </w:tc>
      </w:tr>
      <w:tr w:rsidR="00D84DE4" w14:paraId="465DB98E" w14:textId="77777777" w:rsidTr="0030539C">
        <w:tc>
          <w:tcPr>
            <w:tcW w:w="2838" w:type="dxa"/>
          </w:tcPr>
          <w:p w14:paraId="3CE59FD4" w14:textId="14A467D0" w:rsidR="00D84DE4" w:rsidRDefault="00D84DE4" w:rsidP="00741716">
            <w:pPr>
              <w:ind w:left="0"/>
              <w:rPr>
                <w:rFonts w:eastAsiaTheme="minorEastAsia"/>
                <w:lang w:val="en-US" w:eastAsia="en-US"/>
              </w:rPr>
            </w:pPr>
            <w:r>
              <w:rPr>
                <w:rFonts w:eastAsiaTheme="minorEastAsia"/>
                <w:lang w:val="en-US" w:eastAsia="en-US"/>
              </w:rPr>
              <w:t>effectiveTime</w:t>
            </w:r>
          </w:p>
        </w:tc>
        <w:tc>
          <w:tcPr>
            <w:tcW w:w="2839" w:type="dxa"/>
          </w:tcPr>
          <w:p w14:paraId="50315FFB" w14:textId="644CBC72" w:rsidR="00D84DE4" w:rsidRDefault="00B742B4" w:rsidP="00741716">
            <w:pPr>
              <w:ind w:left="0"/>
              <w:rPr>
                <w:rFonts w:eastAsiaTheme="minorEastAsia"/>
                <w:lang w:val="en-US" w:eastAsia="en-US"/>
              </w:rPr>
            </w:pPr>
            <w:r>
              <w:rPr>
                <w:rFonts w:eastAsiaTheme="minorEastAsia"/>
                <w:lang w:val="en-US" w:eastAsia="en-US"/>
              </w:rPr>
              <w:t>created</w:t>
            </w:r>
          </w:p>
        </w:tc>
        <w:tc>
          <w:tcPr>
            <w:tcW w:w="2839" w:type="dxa"/>
          </w:tcPr>
          <w:p w14:paraId="113C0377" w14:textId="77777777" w:rsidR="00D84DE4" w:rsidRDefault="00D84DE4" w:rsidP="00741716">
            <w:pPr>
              <w:ind w:left="0"/>
              <w:rPr>
                <w:rFonts w:eastAsiaTheme="minorEastAsia"/>
                <w:lang w:val="en-US" w:eastAsia="en-US"/>
              </w:rPr>
            </w:pPr>
          </w:p>
        </w:tc>
      </w:tr>
      <w:tr w:rsidR="00D84DE4" w14:paraId="59E285D9" w14:textId="77777777" w:rsidTr="0030539C">
        <w:tc>
          <w:tcPr>
            <w:tcW w:w="2838" w:type="dxa"/>
          </w:tcPr>
          <w:p w14:paraId="5727FD5F" w14:textId="6235C5EC" w:rsidR="00D84DE4" w:rsidRDefault="00D84DE4" w:rsidP="00741716">
            <w:pPr>
              <w:ind w:left="0"/>
              <w:rPr>
                <w:rFonts w:eastAsiaTheme="minorEastAsia"/>
                <w:lang w:val="en-US" w:eastAsia="en-US"/>
              </w:rPr>
            </w:pPr>
            <w:r>
              <w:rPr>
                <w:rFonts w:eastAsiaTheme="minorEastAsia"/>
                <w:lang w:val="en-US" w:eastAsia="en-US"/>
              </w:rPr>
              <w:t>confidentialityCode</w:t>
            </w:r>
          </w:p>
        </w:tc>
        <w:tc>
          <w:tcPr>
            <w:tcW w:w="2839" w:type="dxa"/>
          </w:tcPr>
          <w:p w14:paraId="342FFE74" w14:textId="6EE63D33" w:rsidR="00D84DE4" w:rsidRDefault="00B742B4" w:rsidP="00741716">
            <w:pPr>
              <w:ind w:left="0"/>
              <w:rPr>
                <w:rFonts w:eastAsiaTheme="minorEastAsia"/>
                <w:lang w:val="en-US" w:eastAsia="en-US"/>
              </w:rPr>
            </w:pPr>
            <w:r>
              <w:rPr>
                <w:rFonts w:eastAsiaTheme="minorEastAsia"/>
                <w:lang w:val="en-US" w:eastAsia="en-US"/>
              </w:rPr>
              <w:t>confidentiality</w:t>
            </w:r>
          </w:p>
        </w:tc>
        <w:tc>
          <w:tcPr>
            <w:tcW w:w="2839" w:type="dxa"/>
          </w:tcPr>
          <w:p w14:paraId="304172EC" w14:textId="77777777" w:rsidR="00D84DE4" w:rsidRDefault="00D84DE4" w:rsidP="00741716">
            <w:pPr>
              <w:ind w:left="0"/>
              <w:rPr>
                <w:rFonts w:eastAsiaTheme="minorEastAsia"/>
                <w:lang w:val="en-US" w:eastAsia="en-US"/>
              </w:rPr>
            </w:pPr>
          </w:p>
        </w:tc>
      </w:tr>
      <w:tr w:rsidR="00D84DE4" w14:paraId="740998E0" w14:textId="77777777" w:rsidTr="0030539C">
        <w:tc>
          <w:tcPr>
            <w:tcW w:w="2838" w:type="dxa"/>
          </w:tcPr>
          <w:p w14:paraId="03F0CACA" w14:textId="2F3AD112" w:rsidR="00D84DE4" w:rsidRDefault="00D84DE4" w:rsidP="00741716">
            <w:pPr>
              <w:ind w:left="0"/>
              <w:rPr>
                <w:rFonts w:eastAsiaTheme="minorEastAsia"/>
                <w:lang w:val="en-US" w:eastAsia="en-US"/>
              </w:rPr>
            </w:pPr>
            <w:r>
              <w:rPr>
                <w:rFonts w:eastAsiaTheme="minorEastAsia"/>
                <w:lang w:val="en-US" w:eastAsia="en-US"/>
              </w:rPr>
              <w:t>languageCode</w:t>
            </w:r>
          </w:p>
        </w:tc>
        <w:tc>
          <w:tcPr>
            <w:tcW w:w="2839" w:type="dxa"/>
          </w:tcPr>
          <w:p w14:paraId="47A06653" w14:textId="77777777" w:rsidR="00D84DE4" w:rsidRDefault="00D84DE4" w:rsidP="00741716">
            <w:pPr>
              <w:ind w:left="0"/>
              <w:rPr>
                <w:rFonts w:eastAsiaTheme="minorEastAsia"/>
                <w:lang w:val="en-US" w:eastAsia="en-US"/>
              </w:rPr>
            </w:pPr>
          </w:p>
        </w:tc>
        <w:tc>
          <w:tcPr>
            <w:tcW w:w="2839" w:type="dxa"/>
          </w:tcPr>
          <w:p w14:paraId="6F8247CE" w14:textId="77777777" w:rsidR="00D84DE4" w:rsidRDefault="00D84DE4" w:rsidP="00741716">
            <w:pPr>
              <w:ind w:left="0"/>
              <w:rPr>
                <w:rFonts w:eastAsiaTheme="minorEastAsia"/>
                <w:lang w:val="en-US" w:eastAsia="en-US"/>
              </w:rPr>
            </w:pPr>
          </w:p>
        </w:tc>
      </w:tr>
      <w:tr w:rsidR="00D84DE4" w14:paraId="12FA3189" w14:textId="77777777" w:rsidTr="0030539C">
        <w:tc>
          <w:tcPr>
            <w:tcW w:w="2838" w:type="dxa"/>
          </w:tcPr>
          <w:p w14:paraId="4D139D5F" w14:textId="234B016E" w:rsidR="00D84DE4" w:rsidRDefault="00D84DE4" w:rsidP="00741716">
            <w:pPr>
              <w:ind w:left="0"/>
              <w:rPr>
                <w:rFonts w:eastAsiaTheme="minorEastAsia"/>
                <w:lang w:val="en-US" w:eastAsia="en-US"/>
              </w:rPr>
            </w:pPr>
            <w:r>
              <w:rPr>
                <w:rFonts w:eastAsiaTheme="minorEastAsia"/>
                <w:lang w:val="en-US" w:eastAsia="en-US"/>
              </w:rPr>
              <w:t>setId</w:t>
            </w:r>
          </w:p>
        </w:tc>
        <w:tc>
          <w:tcPr>
            <w:tcW w:w="2839" w:type="dxa"/>
          </w:tcPr>
          <w:p w14:paraId="048910F8" w14:textId="6C834E1C" w:rsidR="00D84DE4" w:rsidRDefault="00353153" w:rsidP="001B07D1">
            <w:pPr>
              <w:ind w:left="0"/>
              <w:rPr>
                <w:rFonts w:eastAsiaTheme="minorEastAsia"/>
                <w:lang w:val="en-US" w:eastAsia="en-US"/>
              </w:rPr>
            </w:pPr>
            <w:r>
              <w:rPr>
                <w:rFonts w:eastAsiaTheme="minorEastAsia"/>
                <w:lang w:val="en-US" w:eastAsia="en-US"/>
              </w:rPr>
              <w:t>identifier</w:t>
            </w:r>
          </w:p>
        </w:tc>
        <w:tc>
          <w:tcPr>
            <w:tcW w:w="2839" w:type="dxa"/>
          </w:tcPr>
          <w:p w14:paraId="195CAA33" w14:textId="37DB97FE" w:rsidR="00D84DE4" w:rsidRDefault="00D84DE4" w:rsidP="00741716">
            <w:pPr>
              <w:ind w:left="0"/>
              <w:rPr>
                <w:rFonts w:eastAsiaTheme="minorEastAsia"/>
                <w:lang w:val="en-US" w:eastAsia="en-US"/>
              </w:rPr>
            </w:pPr>
          </w:p>
        </w:tc>
      </w:tr>
      <w:tr w:rsidR="00D84DE4" w14:paraId="6E90D392" w14:textId="77777777" w:rsidTr="0030539C">
        <w:tc>
          <w:tcPr>
            <w:tcW w:w="2838" w:type="dxa"/>
          </w:tcPr>
          <w:p w14:paraId="551AD48D" w14:textId="451177E8" w:rsidR="00D84DE4" w:rsidRDefault="00D84DE4" w:rsidP="00741716">
            <w:pPr>
              <w:ind w:left="0"/>
              <w:rPr>
                <w:rFonts w:eastAsiaTheme="minorEastAsia"/>
                <w:lang w:val="en-US" w:eastAsia="en-US"/>
              </w:rPr>
            </w:pPr>
            <w:r>
              <w:rPr>
                <w:rFonts w:eastAsiaTheme="minorEastAsia"/>
                <w:lang w:val="en-US" w:eastAsia="en-US"/>
              </w:rPr>
              <w:t>versionNumber</w:t>
            </w:r>
          </w:p>
        </w:tc>
        <w:tc>
          <w:tcPr>
            <w:tcW w:w="2839" w:type="dxa"/>
          </w:tcPr>
          <w:p w14:paraId="015912D9" w14:textId="77777777" w:rsidR="00D84DE4" w:rsidRDefault="00D84DE4" w:rsidP="00741716">
            <w:pPr>
              <w:ind w:left="0"/>
              <w:rPr>
                <w:rFonts w:eastAsiaTheme="minorEastAsia"/>
                <w:lang w:val="en-US" w:eastAsia="en-US"/>
              </w:rPr>
            </w:pPr>
          </w:p>
        </w:tc>
        <w:tc>
          <w:tcPr>
            <w:tcW w:w="2839" w:type="dxa"/>
          </w:tcPr>
          <w:p w14:paraId="5134B857" w14:textId="64D11E3E" w:rsidR="00D84DE4" w:rsidRDefault="00353153" w:rsidP="00741716">
            <w:pPr>
              <w:ind w:left="0"/>
              <w:rPr>
                <w:rFonts w:eastAsiaTheme="minorEastAsia"/>
                <w:lang w:val="en-US" w:eastAsia="en-US"/>
              </w:rPr>
            </w:pPr>
            <w:r>
              <w:rPr>
                <w:rFonts w:eastAsiaTheme="minorEastAsia"/>
                <w:lang w:val="en-US" w:eastAsia="en-US"/>
              </w:rPr>
              <w:t>Not required for FHIR – implicit in the versionIdentifier</w:t>
            </w:r>
          </w:p>
        </w:tc>
      </w:tr>
      <w:tr w:rsidR="00D84DE4" w14:paraId="0D734B9E" w14:textId="77777777" w:rsidTr="0030539C">
        <w:tc>
          <w:tcPr>
            <w:tcW w:w="2838" w:type="dxa"/>
          </w:tcPr>
          <w:p w14:paraId="668A6526" w14:textId="1B2897C9" w:rsidR="00D84DE4" w:rsidRDefault="00D84DE4" w:rsidP="00741716">
            <w:pPr>
              <w:ind w:left="0"/>
              <w:rPr>
                <w:rFonts w:eastAsiaTheme="minorEastAsia"/>
                <w:lang w:val="en-US" w:eastAsia="en-US"/>
              </w:rPr>
            </w:pPr>
            <w:r>
              <w:rPr>
                <w:rFonts w:eastAsiaTheme="minorEastAsia"/>
                <w:lang w:val="en-US" w:eastAsia="en-US"/>
              </w:rPr>
              <w:t>copyTime</w:t>
            </w:r>
          </w:p>
        </w:tc>
        <w:tc>
          <w:tcPr>
            <w:tcW w:w="2839" w:type="dxa"/>
          </w:tcPr>
          <w:p w14:paraId="66575C09" w14:textId="77777777" w:rsidR="00D84DE4" w:rsidRDefault="00D84DE4" w:rsidP="00741716">
            <w:pPr>
              <w:ind w:left="0"/>
              <w:rPr>
                <w:rFonts w:eastAsiaTheme="minorEastAsia"/>
                <w:lang w:val="en-US" w:eastAsia="en-US"/>
              </w:rPr>
            </w:pPr>
          </w:p>
        </w:tc>
        <w:tc>
          <w:tcPr>
            <w:tcW w:w="2839" w:type="dxa"/>
          </w:tcPr>
          <w:p w14:paraId="4072C16D" w14:textId="77777777" w:rsidR="00D84DE4" w:rsidRDefault="00D84DE4" w:rsidP="00741716">
            <w:pPr>
              <w:ind w:left="0"/>
              <w:rPr>
                <w:rFonts w:eastAsiaTheme="minorEastAsia"/>
                <w:lang w:val="en-US" w:eastAsia="en-US"/>
              </w:rPr>
            </w:pPr>
          </w:p>
        </w:tc>
      </w:tr>
      <w:tr w:rsidR="00D84DE4" w14:paraId="499F4E74" w14:textId="77777777" w:rsidTr="0030539C">
        <w:tc>
          <w:tcPr>
            <w:tcW w:w="2838" w:type="dxa"/>
          </w:tcPr>
          <w:p w14:paraId="44F9F898" w14:textId="4CBB07DD" w:rsidR="00D84DE4" w:rsidRDefault="00D84DE4" w:rsidP="00741716">
            <w:pPr>
              <w:ind w:left="0"/>
              <w:rPr>
                <w:rFonts w:eastAsiaTheme="minorEastAsia"/>
                <w:lang w:val="en-US" w:eastAsia="en-US"/>
              </w:rPr>
            </w:pPr>
            <w:r>
              <w:rPr>
                <w:rFonts w:eastAsiaTheme="minorEastAsia"/>
                <w:lang w:val="en-US" w:eastAsia="en-US"/>
              </w:rPr>
              <w:t>Recordtarget</w:t>
            </w:r>
          </w:p>
        </w:tc>
        <w:tc>
          <w:tcPr>
            <w:tcW w:w="2839" w:type="dxa"/>
          </w:tcPr>
          <w:p w14:paraId="44C2A760" w14:textId="1915B061" w:rsidR="00D84DE4" w:rsidRDefault="001B07D1" w:rsidP="00741716">
            <w:pPr>
              <w:ind w:left="0"/>
              <w:rPr>
                <w:rFonts w:eastAsiaTheme="minorEastAsia"/>
                <w:lang w:val="en-US" w:eastAsia="en-US"/>
              </w:rPr>
            </w:pPr>
            <w:r>
              <w:rPr>
                <w:rFonts w:eastAsiaTheme="minorEastAsia"/>
                <w:lang w:val="en-US" w:eastAsia="en-US"/>
              </w:rPr>
              <w:t>subject</w:t>
            </w:r>
          </w:p>
        </w:tc>
        <w:tc>
          <w:tcPr>
            <w:tcW w:w="2839" w:type="dxa"/>
          </w:tcPr>
          <w:p w14:paraId="7A9BE4A4" w14:textId="77777777" w:rsidR="00D84DE4" w:rsidRDefault="00D84DE4" w:rsidP="00741716">
            <w:pPr>
              <w:ind w:left="0"/>
              <w:rPr>
                <w:rFonts w:eastAsiaTheme="minorEastAsia"/>
                <w:lang w:val="en-US" w:eastAsia="en-US"/>
              </w:rPr>
            </w:pPr>
          </w:p>
        </w:tc>
      </w:tr>
      <w:tr w:rsidR="00D84DE4" w14:paraId="459E6628" w14:textId="77777777" w:rsidTr="0030539C">
        <w:tc>
          <w:tcPr>
            <w:tcW w:w="2838" w:type="dxa"/>
          </w:tcPr>
          <w:p w14:paraId="616CD8F5" w14:textId="64EAA1DC" w:rsidR="00D84DE4" w:rsidRDefault="00D84DE4" w:rsidP="00741716">
            <w:pPr>
              <w:ind w:left="0"/>
              <w:rPr>
                <w:rFonts w:eastAsiaTheme="minorEastAsia"/>
                <w:lang w:val="en-US" w:eastAsia="en-US"/>
              </w:rPr>
            </w:pPr>
            <w:r>
              <w:rPr>
                <w:rFonts w:eastAsiaTheme="minorEastAsia"/>
                <w:lang w:val="en-US" w:eastAsia="en-US"/>
              </w:rPr>
              <w:t>Author</w:t>
            </w:r>
          </w:p>
        </w:tc>
        <w:tc>
          <w:tcPr>
            <w:tcW w:w="2839" w:type="dxa"/>
          </w:tcPr>
          <w:p w14:paraId="27CC0E8A" w14:textId="29861D10" w:rsidR="00D84DE4" w:rsidRDefault="001B07D1" w:rsidP="00741716">
            <w:pPr>
              <w:ind w:left="0"/>
              <w:rPr>
                <w:rFonts w:eastAsiaTheme="minorEastAsia"/>
                <w:lang w:val="en-US" w:eastAsia="en-US"/>
              </w:rPr>
            </w:pPr>
            <w:r>
              <w:rPr>
                <w:rFonts w:eastAsiaTheme="minorEastAsia"/>
                <w:lang w:val="en-US" w:eastAsia="en-US"/>
              </w:rPr>
              <w:t>author</w:t>
            </w:r>
          </w:p>
        </w:tc>
        <w:tc>
          <w:tcPr>
            <w:tcW w:w="2839" w:type="dxa"/>
          </w:tcPr>
          <w:p w14:paraId="5A568E4F" w14:textId="77777777" w:rsidR="00D84DE4" w:rsidRDefault="00D84DE4" w:rsidP="00741716">
            <w:pPr>
              <w:ind w:left="0"/>
              <w:rPr>
                <w:rFonts w:eastAsiaTheme="minorEastAsia"/>
                <w:lang w:val="en-US" w:eastAsia="en-US"/>
              </w:rPr>
            </w:pPr>
          </w:p>
        </w:tc>
      </w:tr>
      <w:tr w:rsidR="00D84DE4" w14:paraId="44417057" w14:textId="77777777" w:rsidTr="0030539C">
        <w:tc>
          <w:tcPr>
            <w:tcW w:w="2838" w:type="dxa"/>
          </w:tcPr>
          <w:p w14:paraId="09203AAF" w14:textId="136E4E85" w:rsidR="00D84DE4" w:rsidRDefault="00D84DE4" w:rsidP="00B742B4">
            <w:pPr>
              <w:ind w:left="0"/>
              <w:rPr>
                <w:rFonts w:eastAsiaTheme="minorEastAsia"/>
                <w:lang w:val="en-US" w:eastAsia="en-US"/>
              </w:rPr>
            </w:pPr>
            <w:r>
              <w:rPr>
                <w:rFonts w:eastAsiaTheme="minorEastAsia"/>
                <w:lang w:val="en-US" w:eastAsia="en-US"/>
              </w:rPr>
              <w:t>da</w:t>
            </w:r>
            <w:r w:rsidR="00B742B4">
              <w:rPr>
                <w:rFonts w:eastAsiaTheme="minorEastAsia"/>
                <w:lang w:val="en-US" w:eastAsia="en-US"/>
              </w:rPr>
              <w:t>ta</w:t>
            </w:r>
            <w:r>
              <w:rPr>
                <w:rFonts w:eastAsiaTheme="minorEastAsia"/>
                <w:lang w:val="en-US" w:eastAsia="en-US"/>
              </w:rPr>
              <w:t>Enterer</w:t>
            </w:r>
          </w:p>
        </w:tc>
        <w:tc>
          <w:tcPr>
            <w:tcW w:w="2839" w:type="dxa"/>
          </w:tcPr>
          <w:p w14:paraId="34780EA3" w14:textId="77777777" w:rsidR="00D84DE4" w:rsidRDefault="00D84DE4" w:rsidP="00741716">
            <w:pPr>
              <w:ind w:left="0"/>
              <w:rPr>
                <w:rFonts w:eastAsiaTheme="minorEastAsia"/>
                <w:lang w:val="en-US" w:eastAsia="en-US"/>
              </w:rPr>
            </w:pPr>
          </w:p>
        </w:tc>
        <w:tc>
          <w:tcPr>
            <w:tcW w:w="2839" w:type="dxa"/>
          </w:tcPr>
          <w:p w14:paraId="7CD64C7E" w14:textId="77777777" w:rsidR="00D84DE4" w:rsidRDefault="00D84DE4" w:rsidP="00741716">
            <w:pPr>
              <w:ind w:left="0"/>
              <w:rPr>
                <w:rFonts w:eastAsiaTheme="minorEastAsia"/>
                <w:lang w:val="en-US" w:eastAsia="en-US"/>
              </w:rPr>
            </w:pPr>
          </w:p>
        </w:tc>
      </w:tr>
      <w:tr w:rsidR="00D84DE4" w14:paraId="2F0CDCDA" w14:textId="77777777" w:rsidTr="0030539C">
        <w:tc>
          <w:tcPr>
            <w:tcW w:w="2838" w:type="dxa"/>
          </w:tcPr>
          <w:p w14:paraId="4E5A73FF" w14:textId="7063D041" w:rsidR="00D84DE4" w:rsidRDefault="00D84DE4" w:rsidP="00741716">
            <w:pPr>
              <w:ind w:left="0"/>
              <w:rPr>
                <w:rFonts w:eastAsiaTheme="minorEastAsia"/>
                <w:lang w:val="en-US" w:eastAsia="en-US"/>
              </w:rPr>
            </w:pPr>
            <w:r>
              <w:rPr>
                <w:rFonts w:eastAsiaTheme="minorEastAsia"/>
                <w:lang w:val="en-US" w:eastAsia="en-US"/>
              </w:rPr>
              <w:lastRenderedPageBreak/>
              <w:t>Informant</w:t>
            </w:r>
          </w:p>
        </w:tc>
        <w:tc>
          <w:tcPr>
            <w:tcW w:w="2839" w:type="dxa"/>
          </w:tcPr>
          <w:p w14:paraId="7F20DC31" w14:textId="77777777" w:rsidR="00D84DE4" w:rsidRDefault="00D84DE4" w:rsidP="00741716">
            <w:pPr>
              <w:ind w:left="0"/>
              <w:rPr>
                <w:rFonts w:eastAsiaTheme="minorEastAsia"/>
                <w:lang w:val="en-US" w:eastAsia="en-US"/>
              </w:rPr>
            </w:pPr>
          </w:p>
        </w:tc>
        <w:tc>
          <w:tcPr>
            <w:tcW w:w="2839" w:type="dxa"/>
          </w:tcPr>
          <w:p w14:paraId="2AAC4CD9" w14:textId="77777777" w:rsidR="00D84DE4" w:rsidRDefault="00D84DE4" w:rsidP="00741716">
            <w:pPr>
              <w:ind w:left="0"/>
              <w:rPr>
                <w:rFonts w:eastAsiaTheme="minorEastAsia"/>
                <w:lang w:val="en-US" w:eastAsia="en-US"/>
              </w:rPr>
            </w:pPr>
          </w:p>
        </w:tc>
      </w:tr>
      <w:tr w:rsidR="00D84DE4" w14:paraId="1B9941D9" w14:textId="77777777" w:rsidTr="0030539C">
        <w:tc>
          <w:tcPr>
            <w:tcW w:w="2838" w:type="dxa"/>
          </w:tcPr>
          <w:p w14:paraId="55436403" w14:textId="723C0268" w:rsidR="00D84DE4" w:rsidRDefault="00D84DE4" w:rsidP="00741716">
            <w:pPr>
              <w:ind w:left="0"/>
              <w:rPr>
                <w:rFonts w:eastAsiaTheme="minorEastAsia"/>
                <w:lang w:val="en-US" w:eastAsia="en-US"/>
              </w:rPr>
            </w:pPr>
            <w:r>
              <w:rPr>
                <w:rFonts w:eastAsiaTheme="minorEastAsia"/>
                <w:lang w:val="en-US" w:eastAsia="en-US"/>
              </w:rPr>
              <w:t>Custodian</w:t>
            </w:r>
          </w:p>
        </w:tc>
        <w:tc>
          <w:tcPr>
            <w:tcW w:w="2839" w:type="dxa"/>
          </w:tcPr>
          <w:p w14:paraId="15609744" w14:textId="10F531D9" w:rsidR="00D84DE4" w:rsidRDefault="001B07D1" w:rsidP="00741716">
            <w:pPr>
              <w:ind w:left="0"/>
              <w:rPr>
                <w:rFonts w:eastAsiaTheme="minorEastAsia"/>
                <w:lang w:val="en-US" w:eastAsia="en-US"/>
              </w:rPr>
            </w:pPr>
            <w:r>
              <w:rPr>
                <w:rFonts w:eastAsiaTheme="minorEastAsia"/>
                <w:lang w:val="en-US" w:eastAsia="en-US"/>
              </w:rPr>
              <w:t>custodian</w:t>
            </w:r>
          </w:p>
        </w:tc>
        <w:tc>
          <w:tcPr>
            <w:tcW w:w="2839" w:type="dxa"/>
          </w:tcPr>
          <w:p w14:paraId="3597CCD1" w14:textId="77777777" w:rsidR="00D84DE4" w:rsidRDefault="00D84DE4" w:rsidP="00741716">
            <w:pPr>
              <w:ind w:left="0"/>
              <w:rPr>
                <w:rFonts w:eastAsiaTheme="minorEastAsia"/>
                <w:lang w:val="en-US" w:eastAsia="en-US"/>
              </w:rPr>
            </w:pPr>
          </w:p>
        </w:tc>
      </w:tr>
      <w:tr w:rsidR="00D84DE4" w14:paraId="5CB4FC2C" w14:textId="77777777" w:rsidTr="0030539C">
        <w:tc>
          <w:tcPr>
            <w:tcW w:w="2838" w:type="dxa"/>
          </w:tcPr>
          <w:p w14:paraId="3389ACE3" w14:textId="263B1C79" w:rsidR="00D84DE4" w:rsidRDefault="00D84DE4" w:rsidP="00741716">
            <w:pPr>
              <w:ind w:left="0"/>
              <w:rPr>
                <w:rFonts w:eastAsiaTheme="minorEastAsia"/>
                <w:lang w:val="en-US" w:eastAsia="en-US"/>
              </w:rPr>
            </w:pPr>
            <w:r>
              <w:rPr>
                <w:rFonts w:eastAsiaTheme="minorEastAsia"/>
                <w:lang w:val="en-US" w:eastAsia="en-US"/>
              </w:rPr>
              <w:t>informationRecipient</w:t>
            </w:r>
          </w:p>
        </w:tc>
        <w:tc>
          <w:tcPr>
            <w:tcW w:w="2839" w:type="dxa"/>
          </w:tcPr>
          <w:p w14:paraId="43BA5369" w14:textId="77777777" w:rsidR="00D84DE4" w:rsidRDefault="00D84DE4" w:rsidP="00741716">
            <w:pPr>
              <w:ind w:left="0"/>
              <w:rPr>
                <w:rFonts w:eastAsiaTheme="minorEastAsia"/>
                <w:lang w:val="en-US" w:eastAsia="en-US"/>
              </w:rPr>
            </w:pPr>
          </w:p>
        </w:tc>
        <w:tc>
          <w:tcPr>
            <w:tcW w:w="2839" w:type="dxa"/>
          </w:tcPr>
          <w:p w14:paraId="5E1EBFE7" w14:textId="77777777" w:rsidR="00D84DE4" w:rsidRDefault="00D84DE4" w:rsidP="00741716">
            <w:pPr>
              <w:ind w:left="0"/>
              <w:rPr>
                <w:rFonts w:eastAsiaTheme="minorEastAsia"/>
                <w:lang w:val="en-US" w:eastAsia="en-US"/>
              </w:rPr>
            </w:pPr>
          </w:p>
        </w:tc>
      </w:tr>
      <w:tr w:rsidR="00D84DE4" w14:paraId="51A66243" w14:textId="77777777" w:rsidTr="0030539C">
        <w:tc>
          <w:tcPr>
            <w:tcW w:w="2838" w:type="dxa"/>
          </w:tcPr>
          <w:p w14:paraId="157582E2" w14:textId="77149182" w:rsidR="00D84DE4" w:rsidRDefault="00D84DE4" w:rsidP="00741716">
            <w:pPr>
              <w:ind w:left="0"/>
              <w:rPr>
                <w:rFonts w:eastAsiaTheme="minorEastAsia"/>
                <w:lang w:val="en-US" w:eastAsia="en-US"/>
              </w:rPr>
            </w:pPr>
            <w:r>
              <w:rPr>
                <w:rFonts w:eastAsiaTheme="minorEastAsia"/>
                <w:lang w:val="en-US" w:eastAsia="en-US"/>
              </w:rPr>
              <w:t>legalAuthenticator</w:t>
            </w:r>
          </w:p>
        </w:tc>
        <w:tc>
          <w:tcPr>
            <w:tcW w:w="2839" w:type="dxa"/>
          </w:tcPr>
          <w:p w14:paraId="582ACA14" w14:textId="1AD58285" w:rsidR="00D84DE4" w:rsidRDefault="001A7831" w:rsidP="00741716">
            <w:pPr>
              <w:ind w:left="0"/>
              <w:rPr>
                <w:rFonts w:eastAsiaTheme="minorEastAsia"/>
                <w:lang w:val="en-US" w:eastAsia="en-US"/>
              </w:rPr>
            </w:pPr>
            <w:r>
              <w:rPr>
                <w:rFonts w:eastAsiaTheme="minorEastAsia"/>
                <w:lang w:val="en-US" w:eastAsia="en-US"/>
              </w:rPr>
              <w:t>attester</w:t>
            </w:r>
          </w:p>
        </w:tc>
        <w:tc>
          <w:tcPr>
            <w:tcW w:w="2839" w:type="dxa"/>
          </w:tcPr>
          <w:p w14:paraId="7C974105" w14:textId="77777777" w:rsidR="00D84DE4" w:rsidRDefault="00D84DE4" w:rsidP="00741716">
            <w:pPr>
              <w:ind w:left="0"/>
              <w:rPr>
                <w:rFonts w:eastAsiaTheme="minorEastAsia"/>
                <w:lang w:val="en-US" w:eastAsia="en-US"/>
              </w:rPr>
            </w:pPr>
          </w:p>
        </w:tc>
      </w:tr>
      <w:tr w:rsidR="00D84DE4" w14:paraId="12FEB6A8" w14:textId="77777777" w:rsidTr="0030539C">
        <w:tc>
          <w:tcPr>
            <w:tcW w:w="2838" w:type="dxa"/>
          </w:tcPr>
          <w:p w14:paraId="71AFC152" w14:textId="4BDD3DC8" w:rsidR="00D84DE4" w:rsidRDefault="00D84DE4" w:rsidP="00741716">
            <w:pPr>
              <w:ind w:left="0"/>
              <w:rPr>
                <w:rFonts w:eastAsiaTheme="minorEastAsia"/>
                <w:lang w:val="en-US" w:eastAsia="en-US"/>
              </w:rPr>
            </w:pPr>
            <w:r>
              <w:rPr>
                <w:rFonts w:eastAsiaTheme="minorEastAsia"/>
                <w:lang w:val="en-US" w:eastAsia="en-US"/>
              </w:rPr>
              <w:t>Authenticator</w:t>
            </w:r>
          </w:p>
        </w:tc>
        <w:tc>
          <w:tcPr>
            <w:tcW w:w="2839" w:type="dxa"/>
          </w:tcPr>
          <w:p w14:paraId="7E986557" w14:textId="0BFCE90F" w:rsidR="00D84DE4" w:rsidRDefault="001A7831" w:rsidP="00741716">
            <w:pPr>
              <w:ind w:left="0"/>
              <w:rPr>
                <w:rFonts w:eastAsiaTheme="minorEastAsia"/>
                <w:lang w:val="en-US" w:eastAsia="en-US"/>
              </w:rPr>
            </w:pPr>
            <w:r>
              <w:rPr>
                <w:rFonts w:eastAsiaTheme="minorEastAsia"/>
                <w:lang w:val="en-US" w:eastAsia="en-US"/>
              </w:rPr>
              <w:t>attester</w:t>
            </w:r>
          </w:p>
        </w:tc>
        <w:tc>
          <w:tcPr>
            <w:tcW w:w="2839" w:type="dxa"/>
          </w:tcPr>
          <w:p w14:paraId="3774B2DE" w14:textId="77777777" w:rsidR="00D84DE4" w:rsidRDefault="00D84DE4" w:rsidP="00741716">
            <w:pPr>
              <w:ind w:left="0"/>
              <w:rPr>
                <w:rFonts w:eastAsiaTheme="minorEastAsia"/>
                <w:lang w:val="en-US" w:eastAsia="en-US"/>
              </w:rPr>
            </w:pPr>
          </w:p>
        </w:tc>
      </w:tr>
      <w:tr w:rsidR="00D84DE4" w14:paraId="6B895CAA" w14:textId="77777777" w:rsidTr="0030539C">
        <w:tc>
          <w:tcPr>
            <w:tcW w:w="2838" w:type="dxa"/>
          </w:tcPr>
          <w:p w14:paraId="03A27A6E" w14:textId="6BFCBE24" w:rsidR="00D84DE4" w:rsidRDefault="00D84DE4" w:rsidP="00741716">
            <w:pPr>
              <w:ind w:left="0"/>
              <w:rPr>
                <w:rFonts w:eastAsiaTheme="minorEastAsia"/>
                <w:lang w:val="en-US" w:eastAsia="en-US"/>
              </w:rPr>
            </w:pPr>
            <w:r>
              <w:rPr>
                <w:rFonts w:eastAsiaTheme="minorEastAsia"/>
                <w:lang w:val="en-US" w:eastAsia="en-US"/>
              </w:rPr>
              <w:t>Participant</w:t>
            </w:r>
          </w:p>
        </w:tc>
        <w:tc>
          <w:tcPr>
            <w:tcW w:w="2839" w:type="dxa"/>
          </w:tcPr>
          <w:p w14:paraId="0B3F7B5F" w14:textId="77777777" w:rsidR="00D84DE4" w:rsidRDefault="00D84DE4" w:rsidP="00741716">
            <w:pPr>
              <w:ind w:left="0"/>
              <w:rPr>
                <w:rFonts w:eastAsiaTheme="minorEastAsia"/>
                <w:lang w:val="en-US" w:eastAsia="en-US"/>
              </w:rPr>
            </w:pPr>
          </w:p>
        </w:tc>
        <w:tc>
          <w:tcPr>
            <w:tcW w:w="2839" w:type="dxa"/>
          </w:tcPr>
          <w:p w14:paraId="1D6CA1D6" w14:textId="77777777" w:rsidR="00D84DE4" w:rsidRDefault="00D84DE4" w:rsidP="00741716">
            <w:pPr>
              <w:ind w:left="0"/>
              <w:rPr>
                <w:rFonts w:eastAsiaTheme="minorEastAsia"/>
                <w:lang w:val="en-US" w:eastAsia="en-US"/>
              </w:rPr>
            </w:pPr>
          </w:p>
        </w:tc>
      </w:tr>
      <w:tr w:rsidR="00164A6D" w14:paraId="5BB96FEB" w14:textId="77777777" w:rsidTr="0030539C">
        <w:tc>
          <w:tcPr>
            <w:tcW w:w="2838" w:type="dxa"/>
          </w:tcPr>
          <w:p w14:paraId="6DA54200" w14:textId="74077B5C" w:rsidR="00164A6D" w:rsidRDefault="00164A6D" w:rsidP="00741716">
            <w:pPr>
              <w:ind w:left="0"/>
              <w:rPr>
                <w:rFonts w:eastAsiaTheme="minorEastAsia"/>
                <w:lang w:val="en-US" w:eastAsia="en-US"/>
              </w:rPr>
            </w:pPr>
            <w:r>
              <w:rPr>
                <w:rFonts w:eastAsiaTheme="minorEastAsia"/>
                <w:lang w:val="en-US" w:eastAsia="en-US"/>
              </w:rPr>
              <w:t>inFullfillmentOf</w:t>
            </w:r>
          </w:p>
        </w:tc>
        <w:tc>
          <w:tcPr>
            <w:tcW w:w="2839" w:type="dxa"/>
          </w:tcPr>
          <w:p w14:paraId="77E1E991" w14:textId="77777777" w:rsidR="00164A6D" w:rsidRDefault="00164A6D" w:rsidP="00741716">
            <w:pPr>
              <w:ind w:left="0"/>
              <w:rPr>
                <w:rFonts w:eastAsiaTheme="minorEastAsia"/>
                <w:lang w:val="en-US" w:eastAsia="en-US"/>
              </w:rPr>
            </w:pPr>
          </w:p>
        </w:tc>
        <w:tc>
          <w:tcPr>
            <w:tcW w:w="2839" w:type="dxa"/>
          </w:tcPr>
          <w:p w14:paraId="30CA4B59" w14:textId="77777777" w:rsidR="00164A6D" w:rsidRDefault="00164A6D" w:rsidP="00741716">
            <w:pPr>
              <w:ind w:left="0"/>
              <w:rPr>
                <w:rFonts w:eastAsiaTheme="minorEastAsia"/>
                <w:lang w:val="en-US" w:eastAsia="en-US"/>
              </w:rPr>
            </w:pPr>
          </w:p>
        </w:tc>
      </w:tr>
      <w:tr w:rsidR="00164A6D" w14:paraId="381355D1" w14:textId="77777777" w:rsidTr="0030539C">
        <w:tc>
          <w:tcPr>
            <w:tcW w:w="2838" w:type="dxa"/>
          </w:tcPr>
          <w:p w14:paraId="73D937B1" w14:textId="248EF18D" w:rsidR="00164A6D" w:rsidRDefault="00164A6D" w:rsidP="00741716">
            <w:pPr>
              <w:ind w:left="0"/>
              <w:rPr>
                <w:rFonts w:eastAsiaTheme="minorEastAsia"/>
                <w:lang w:val="en-US" w:eastAsia="en-US"/>
              </w:rPr>
            </w:pPr>
            <w:r>
              <w:rPr>
                <w:rFonts w:eastAsiaTheme="minorEastAsia"/>
                <w:lang w:val="en-US" w:eastAsia="en-US"/>
              </w:rPr>
              <w:t>DocumentationOf</w:t>
            </w:r>
          </w:p>
        </w:tc>
        <w:tc>
          <w:tcPr>
            <w:tcW w:w="2839" w:type="dxa"/>
          </w:tcPr>
          <w:p w14:paraId="6F3A755D" w14:textId="1FC634E9" w:rsidR="00164A6D" w:rsidRDefault="001A7831" w:rsidP="00741716">
            <w:pPr>
              <w:ind w:left="0"/>
              <w:rPr>
                <w:rFonts w:eastAsiaTheme="minorEastAsia"/>
                <w:lang w:val="en-US" w:eastAsia="en-US"/>
              </w:rPr>
            </w:pPr>
            <w:r>
              <w:rPr>
                <w:rFonts w:eastAsiaTheme="minorEastAsia"/>
                <w:lang w:val="en-US" w:eastAsia="en-US"/>
              </w:rPr>
              <w:t>event</w:t>
            </w:r>
          </w:p>
        </w:tc>
        <w:tc>
          <w:tcPr>
            <w:tcW w:w="2839" w:type="dxa"/>
          </w:tcPr>
          <w:p w14:paraId="30B55890" w14:textId="77777777" w:rsidR="00164A6D" w:rsidRDefault="00164A6D" w:rsidP="00741716">
            <w:pPr>
              <w:ind w:left="0"/>
              <w:rPr>
                <w:rFonts w:eastAsiaTheme="minorEastAsia"/>
                <w:lang w:val="en-US" w:eastAsia="en-US"/>
              </w:rPr>
            </w:pPr>
          </w:p>
        </w:tc>
      </w:tr>
      <w:tr w:rsidR="00164A6D" w14:paraId="50EB4CD2" w14:textId="77777777" w:rsidTr="0030539C">
        <w:tc>
          <w:tcPr>
            <w:tcW w:w="2838" w:type="dxa"/>
          </w:tcPr>
          <w:p w14:paraId="0DE23B07" w14:textId="6DEF079A" w:rsidR="00164A6D" w:rsidRDefault="00164A6D" w:rsidP="00741716">
            <w:pPr>
              <w:ind w:left="0"/>
              <w:rPr>
                <w:rFonts w:eastAsiaTheme="minorEastAsia"/>
                <w:lang w:val="en-US" w:eastAsia="en-US"/>
              </w:rPr>
            </w:pPr>
            <w:r>
              <w:rPr>
                <w:rFonts w:eastAsiaTheme="minorEastAsia"/>
                <w:lang w:val="en-US" w:eastAsia="en-US"/>
              </w:rPr>
              <w:t>relatedDocument</w:t>
            </w:r>
          </w:p>
        </w:tc>
        <w:tc>
          <w:tcPr>
            <w:tcW w:w="2839" w:type="dxa"/>
          </w:tcPr>
          <w:p w14:paraId="3AFF3E14" w14:textId="00859588" w:rsidR="00164A6D" w:rsidRDefault="001A7831" w:rsidP="00741716">
            <w:pPr>
              <w:ind w:left="0"/>
              <w:rPr>
                <w:rFonts w:eastAsiaTheme="minorEastAsia"/>
                <w:lang w:val="en-US" w:eastAsia="en-US"/>
              </w:rPr>
            </w:pPr>
            <w:r>
              <w:rPr>
                <w:rFonts w:eastAsiaTheme="minorEastAsia"/>
                <w:lang w:val="en-US" w:eastAsia="en-US"/>
              </w:rPr>
              <w:t>replaces</w:t>
            </w:r>
          </w:p>
        </w:tc>
        <w:tc>
          <w:tcPr>
            <w:tcW w:w="2839" w:type="dxa"/>
          </w:tcPr>
          <w:p w14:paraId="6CFD6A7E" w14:textId="77777777" w:rsidR="00164A6D" w:rsidRDefault="00164A6D" w:rsidP="00741716">
            <w:pPr>
              <w:ind w:left="0"/>
              <w:rPr>
                <w:rFonts w:eastAsiaTheme="minorEastAsia"/>
                <w:lang w:val="en-US" w:eastAsia="en-US"/>
              </w:rPr>
            </w:pPr>
          </w:p>
        </w:tc>
      </w:tr>
      <w:tr w:rsidR="00164A6D" w14:paraId="352414C8" w14:textId="77777777" w:rsidTr="0030539C">
        <w:tc>
          <w:tcPr>
            <w:tcW w:w="2838" w:type="dxa"/>
          </w:tcPr>
          <w:p w14:paraId="18FEDBE2" w14:textId="7B304B0D" w:rsidR="00164A6D" w:rsidRDefault="00164A6D" w:rsidP="00741716">
            <w:pPr>
              <w:ind w:left="0"/>
              <w:rPr>
                <w:rFonts w:eastAsiaTheme="minorEastAsia"/>
                <w:lang w:val="en-US" w:eastAsia="en-US"/>
              </w:rPr>
            </w:pPr>
            <w:r>
              <w:rPr>
                <w:rFonts w:eastAsiaTheme="minorEastAsia"/>
                <w:lang w:val="en-US" w:eastAsia="en-US"/>
              </w:rPr>
              <w:t>Authorization</w:t>
            </w:r>
          </w:p>
        </w:tc>
        <w:tc>
          <w:tcPr>
            <w:tcW w:w="2839" w:type="dxa"/>
          </w:tcPr>
          <w:p w14:paraId="04462228" w14:textId="77777777" w:rsidR="00164A6D" w:rsidRDefault="00164A6D" w:rsidP="00741716">
            <w:pPr>
              <w:ind w:left="0"/>
              <w:rPr>
                <w:rFonts w:eastAsiaTheme="minorEastAsia"/>
                <w:lang w:val="en-US" w:eastAsia="en-US"/>
              </w:rPr>
            </w:pPr>
          </w:p>
        </w:tc>
        <w:tc>
          <w:tcPr>
            <w:tcW w:w="2839" w:type="dxa"/>
          </w:tcPr>
          <w:p w14:paraId="1198FCBA" w14:textId="77777777" w:rsidR="00164A6D" w:rsidRDefault="00164A6D" w:rsidP="00741716">
            <w:pPr>
              <w:ind w:left="0"/>
              <w:rPr>
                <w:rFonts w:eastAsiaTheme="minorEastAsia"/>
                <w:lang w:val="en-US" w:eastAsia="en-US"/>
              </w:rPr>
            </w:pPr>
          </w:p>
        </w:tc>
      </w:tr>
      <w:tr w:rsidR="00164A6D" w14:paraId="11FCAEE1" w14:textId="77777777" w:rsidTr="0030539C">
        <w:tc>
          <w:tcPr>
            <w:tcW w:w="2838" w:type="dxa"/>
          </w:tcPr>
          <w:p w14:paraId="7EA4B6DA" w14:textId="25CDB273" w:rsidR="00164A6D" w:rsidRDefault="00164A6D" w:rsidP="00741716">
            <w:pPr>
              <w:ind w:left="0"/>
              <w:rPr>
                <w:rFonts w:eastAsiaTheme="minorEastAsia"/>
                <w:lang w:val="en-US" w:eastAsia="en-US"/>
              </w:rPr>
            </w:pPr>
            <w:r>
              <w:rPr>
                <w:rFonts w:eastAsiaTheme="minorEastAsia"/>
                <w:lang w:val="en-US" w:eastAsia="en-US"/>
              </w:rPr>
              <w:t>componentOf</w:t>
            </w:r>
          </w:p>
        </w:tc>
        <w:tc>
          <w:tcPr>
            <w:tcW w:w="2839" w:type="dxa"/>
          </w:tcPr>
          <w:p w14:paraId="1007D0D2" w14:textId="765E82BA" w:rsidR="00164A6D" w:rsidRDefault="00C35C5C" w:rsidP="00741716">
            <w:pPr>
              <w:ind w:left="0"/>
              <w:rPr>
                <w:rFonts w:eastAsiaTheme="minorEastAsia"/>
                <w:lang w:val="en-US" w:eastAsia="en-US"/>
              </w:rPr>
            </w:pPr>
            <w:r>
              <w:rPr>
                <w:rFonts w:eastAsiaTheme="minorEastAsia"/>
                <w:lang w:val="en-US" w:eastAsia="en-US"/>
              </w:rPr>
              <w:t>visit</w:t>
            </w:r>
          </w:p>
        </w:tc>
        <w:tc>
          <w:tcPr>
            <w:tcW w:w="2839" w:type="dxa"/>
          </w:tcPr>
          <w:p w14:paraId="16E2B313" w14:textId="77777777" w:rsidR="00164A6D" w:rsidRDefault="00164A6D" w:rsidP="00741716">
            <w:pPr>
              <w:ind w:left="0"/>
              <w:rPr>
                <w:rFonts w:eastAsiaTheme="minorEastAsia"/>
                <w:lang w:val="en-US" w:eastAsia="en-US"/>
              </w:rPr>
            </w:pPr>
          </w:p>
        </w:tc>
      </w:tr>
      <w:tr w:rsidR="00164A6D" w14:paraId="4323BC4E" w14:textId="77777777" w:rsidTr="0030539C">
        <w:tc>
          <w:tcPr>
            <w:tcW w:w="2838" w:type="dxa"/>
          </w:tcPr>
          <w:p w14:paraId="17F38C79" w14:textId="4CFBE563" w:rsidR="00164A6D" w:rsidRDefault="00164A6D" w:rsidP="00741716">
            <w:pPr>
              <w:ind w:left="0"/>
              <w:rPr>
                <w:rFonts w:eastAsiaTheme="minorEastAsia"/>
                <w:lang w:val="en-US" w:eastAsia="en-US"/>
              </w:rPr>
            </w:pPr>
            <w:r>
              <w:rPr>
                <w:rFonts w:eastAsiaTheme="minorEastAsia"/>
                <w:lang w:val="en-US" w:eastAsia="en-US"/>
              </w:rPr>
              <w:t>component</w:t>
            </w:r>
          </w:p>
        </w:tc>
        <w:tc>
          <w:tcPr>
            <w:tcW w:w="2839" w:type="dxa"/>
          </w:tcPr>
          <w:p w14:paraId="7560B567" w14:textId="661A8092" w:rsidR="00164A6D" w:rsidRDefault="001A7831" w:rsidP="00741716">
            <w:pPr>
              <w:ind w:left="0"/>
              <w:rPr>
                <w:rFonts w:eastAsiaTheme="minorEastAsia"/>
                <w:lang w:val="en-US" w:eastAsia="en-US"/>
              </w:rPr>
            </w:pPr>
            <w:r>
              <w:rPr>
                <w:rFonts w:eastAsiaTheme="minorEastAsia"/>
                <w:lang w:val="en-US" w:eastAsia="en-US"/>
              </w:rPr>
              <w:t>section</w:t>
            </w:r>
          </w:p>
        </w:tc>
        <w:tc>
          <w:tcPr>
            <w:tcW w:w="2839" w:type="dxa"/>
          </w:tcPr>
          <w:p w14:paraId="1A1C1A25" w14:textId="77777777" w:rsidR="00164A6D" w:rsidRDefault="00164A6D" w:rsidP="00741716">
            <w:pPr>
              <w:ind w:left="0"/>
              <w:rPr>
                <w:rFonts w:eastAsiaTheme="minorEastAsia"/>
                <w:lang w:val="en-US" w:eastAsia="en-US"/>
              </w:rPr>
            </w:pPr>
          </w:p>
        </w:tc>
      </w:tr>
    </w:tbl>
    <w:p w14:paraId="493B0129" w14:textId="77777777" w:rsidR="00236596" w:rsidRDefault="00236596" w:rsidP="00741716">
      <w:pPr>
        <w:rPr>
          <w:rFonts w:eastAsiaTheme="minorEastAsia"/>
          <w:lang w:val="en-US" w:eastAsia="en-US"/>
        </w:rPr>
      </w:pPr>
    </w:p>
    <w:p w14:paraId="769BD3C3" w14:textId="0766E198" w:rsidR="00164A6D" w:rsidRDefault="00164A6D" w:rsidP="00741716">
      <w:pPr>
        <w:rPr>
          <w:rFonts w:eastAsiaTheme="minorEastAsia"/>
          <w:lang w:val="en-US" w:eastAsia="en-US"/>
        </w:rPr>
      </w:pPr>
      <w:r>
        <w:rPr>
          <w:rFonts w:eastAsiaTheme="minorEastAsia"/>
          <w:lang w:val="en-US" w:eastAsia="en-US"/>
        </w:rPr>
        <w:t>Note that for any CDA items that are not currently present in FHIR documents, you can use extensions to represent that data if required.</w:t>
      </w:r>
      <w:r w:rsidR="00353153">
        <w:rPr>
          <w:rFonts w:eastAsiaTheme="minorEastAsia"/>
          <w:lang w:val="en-US" w:eastAsia="en-US"/>
        </w:rPr>
        <w:t xml:space="preserve"> </w:t>
      </w:r>
    </w:p>
    <w:p w14:paraId="70147397" w14:textId="01BAE0F6" w:rsidR="007929F9" w:rsidRDefault="007929F9" w:rsidP="00741716">
      <w:pPr>
        <w:rPr>
          <w:rFonts w:eastAsiaTheme="minorEastAsia"/>
          <w:lang w:val="en-US" w:eastAsia="en-US"/>
        </w:rPr>
      </w:pPr>
      <w:r>
        <w:rPr>
          <w:rFonts w:eastAsiaTheme="minorEastAsia"/>
          <w:lang w:val="en-US" w:eastAsia="en-US"/>
        </w:rPr>
        <w:t>There are a number of FHIR properties that have no CDA equivalent:</w:t>
      </w:r>
    </w:p>
    <w:tbl>
      <w:tblPr>
        <w:tblStyle w:val="TableGrid"/>
        <w:tblW w:w="8250" w:type="dxa"/>
        <w:tblInd w:w="284" w:type="dxa"/>
        <w:tblLook w:val="04A0" w:firstRow="1" w:lastRow="0" w:firstColumn="1" w:lastColumn="0" w:noHBand="0" w:noVBand="1"/>
      </w:tblPr>
      <w:tblGrid>
        <w:gridCol w:w="2092"/>
        <w:gridCol w:w="6158"/>
      </w:tblGrid>
      <w:tr w:rsidR="00F56D28" w:rsidRPr="00F56D28" w14:paraId="2DBA0906" w14:textId="4C4B3228" w:rsidTr="00F56D28">
        <w:tc>
          <w:tcPr>
            <w:tcW w:w="2092" w:type="dxa"/>
            <w:shd w:val="clear" w:color="auto" w:fill="E6E6E6"/>
          </w:tcPr>
          <w:p w14:paraId="70647680" w14:textId="0B3DFF2E" w:rsidR="00F56D28" w:rsidRPr="00F56D28" w:rsidRDefault="00F56D28" w:rsidP="00741716">
            <w:pPr>
              <w:ind w:left="0"/>
              <w:rPr>
                <w:rFonts w:eastAsiaTheme="minorEastAsia"/>
                <w:b/>
                <w:lang w:val="en-US" w:eastAsia="en-US"/>
              </w:rPr>
            </w:pPr>
            <w:r w:rsidRPr="00F56D28">
              <w:rPr>
                <w:rFonts w:eastAsiaTheme="minorEastAsia"/>
                <w:b/>
                <w:lang w:val="en-US" w:eastAsia="en-US"/>
              </w:rPr>
              <w:t>Item</w:t>
            </w:r>
          </w:p>
        </w:tc>
        <w:tc>
          <w:tcPr>
            <w:tcW w:w="6158" w:type="dxa"/>
            <w:shd w:val="clear" w:color="auto" w:fill="E6E6E6"/>
          </w:tcPr>
          <w:p w14:paraId="7BD0139A" w14:textId="6C7A0A92" w:rsidR="00F56D28" w:rsidRPr="00F56D28" w:rsidRDefault="00F56D28" w:rsidP="00741716">
            <w:pPr>
              <w:ind w:left="0"/>
              <w:rPr>
                <w:rFonts w:eastAsiaTheme="minorEastAsia"/>
                <w:b/>
                <w:lang w:val="en-US" w:eastAsia="en-US"/>
              </w:rPr>
            </w:pPr>
            <w:r w:rsidRPr="00F56D28">
              <w:rPr>
                <w:rFonts w:eastAsiaTheme="minorEastAsia"/>
                <w:b/>
                <w:lang w:val="en-US" w:eastAsia="en-US"/>
              </w:rPr>
              <w:t>Description</w:t>
            </w:r>
          </w:p>
        </w:tc>
      </w:tr>
      <w:tr w:rsidR="00F56D28" w14:paraId="4E79C521" w14:textId="788CEA6F" w:rsidTr="00F56D28">
        <w:tc>
          <w:tcPr>
            <w:tcW w:w="2092" w:type="dxa"/>
          </w:tcPr>
          <w:p w14:paraId="34D392C2" w14:textId="4EA954D2" w:rsidR="00F56D28" w:rsidRDefault="00F56D28" w:rsidP="00741716">
            <w:pPr>
              <w:ind w:left="0"/>
              <w:rPr>
                <w:rFonts w:eastAsiaTheme="minorEastAsia"/>
                <w:lang w:val="en-US" w:eastAsia="en-US"/>
              </w:rPr>
            </w:pPr>
            <w:r>
              <w:rPr>
                <w:rFonts w:eastAsiaTheme="minorEastAsia"/>
                <w:lang w:val="en-US" w:eastAsia="en-US"/>
              </w:rPr>
              <w:t>Provenance</w:t>
            </w:r>
          </w:p>
        </w:tc>
        <w:tc>
          <w:tcPr>
            <w:tcW w:w="6158" w:type="dxa"/>
          </w:tcPr>
          <w:p w14:paraId="510AAF51" w14:textId="5A70ABEA" w:rsidR="00F56D28" w:rsidRDefault="00F56D28" w:rsidP="00741716">
            <w:pPr>
              <w:ind w:left="0"/>
              <w:rPr>
                <w:rFonts w:eastAsiaTheme="minorEastAsia"/>
                <w:lang w:val="en-US" w:eastAsia="en-US"/>
              </w:rPr>
            </w:pPr>
            <w:r>
              <w:rPr>
                <w:rFonts w:eastAsiaTheme="minorEastAsia"/>
                <w:lang w:val="en-US" w:eastAsia="en-US"/>
              </w:rPr>
              <w:t xml:space="preserve">The provenance resource gives a lot more detail about the creation of the document. </w:t>
            </w:r>
          </w:p>
        </w:tc>
      </w:tr>
      <w:tr w:rsidR="00F56D28" w14:paraId="4533D9AE" w14:textId="21F48E2B" w:rsidTr="00F56D28">
        <w:tc>
          <w:tcPr>
            <w:tcW w:w="2092" w:type="dxa"/>
          </w:tcPr>
          <w:p w14:paraId="308C6BAA" w14:textId="317E11ED" w:rsidR="00F56D28" w:rsidRDefault="00F56D28" w:rsidP="00741716">
            <w:pPr>
              <w:ind w:left="0"/>
              <w:rPr>
                <w:rFonts w:eastAsiaTheme="minorEastAsia"/>
                <w:lang w:val="en-US" w:eastAsia="en-US"/>
              </w:rPr>
            </w:pPr>
            <w:r>
              <w:rPr>
                <w:rFonts w:eastAsiaTheme="minorEastAsia"/>
                <w:lang w:val="en-US" w:eastAsia="en-US"/>
              </w:rPr>
              <w:t>Stylesheet</w:t>
            </w:r>
          </w:p>
        </w:tc>
        <w:tc>
          <w:tcPr>
            <w:tcW w:w="6158" w:type="dxa"/>
          </w:tcPr>
          <w:p w14:paraId="3DFED5FF" w14:textId="5C89C907" w:rsidR="00F56D28" w:rsidRDefault="00883632" w:rsidP="00883632">
            <w:pPr>
              <w:ind w:left="0"/>
              <w:rPr>
                <w:rFonts w:eastAsiaTheme="minorEastAsia"/>
                <w:lang w:val="en-US" w:eastAsia="en-US"/>
              </w:rPr>
            </w:pPr>
            <w:r>
              <w:rPr>
                <w:rFonts w:eastAsiaTheme="minorEastAsia"/>
                <w:lang w:val="en-US" w:eastAsia="en-US"/>
              </w:rPr>
              <w:t>An attachment that contains a specific stylesheet (or reference to a stylesheet) to be used by a recipient to render the form.</w:t>
            </w:r>
          </w:p>
        </w:tc>
      </w:tr>
      <w:tr w:rsidR="00F56D28" w14:paraId="25F24B10" w14:textId="74647153" w:rsidTr="00F56D28">
        <w:tc>
          <w:tcPr>
            <w:tcW w:w="2092" w:type="dxa"/>
          </w:tcPr>
          <w:p w14:paraId="7C6F1B13" w14:textId="5B3664A6" w:rsidR="00F56D28" w:rsidRDefault="00F56D28" w:rsidP="00741716">
            <w:pPr>
              <w:ind w:left="0"/>
              <w:rPr>
                <w:rFonts w:eastAsiaTheme="minorEastAsia"/>
                <w:lang w:val="en-US" w:eastAsia="en-US"/>
              </w:rPr>
            </w:pPr>
            <w:r>
              <w:rPr>
                <w:rFonts w:eastAsiaTheme="minorEastAsia"/>
                <w:lang w:val="en-US" w:eastAsia="en-US"/>
              </w:rPr>
              <w:t>representation</w:t>
            </w:r>
          </w:p>
        </w:tc>
        <w:tc>
          <w:tcPr>
            <w:tcW w:w="6158" w:type="dxa"/>
          </w:tcPr>
          <w:p w14:paraId="4C5C6740" w14:textId="362EE2E5" w:rsidR="00F56D28" w:rsidRDefault="00883632" w:rsidP="00741716">
            <w:pPr>
              <w:ind w:left="0"/>
              <w:rPr>
                <w:rFonts w:eastAsiaTheme="minorEastAsia"/>
                <w:lang w:val="en-US" w:eastAsia="en-US"/>
              </w:rPr>
            </w:pPr>
            <w:r>
              <w:rPr>
                <w:rFonts w:eastAsiaTheme="minorEastAsia"/>
                <w:lang w:val="en-US" w:eastAsia="en-US"/>
              </w:rPr>
              <w:t xml:space="preserve">An attachment that contains (or refers to) a representation of the form – like a PDF. </w:t>
            </w:r>
          </w:p>
        </w:tc>
      </w:tr>
    </w:tbl>
    <w:p w14:paraId="7954E0CE" w14:textId="77777777" w:rsidR="007929F9" w:rsidRDefault="007929F9" w:rsidP="00741716">
      <w:pPr>
        <w:rPr>
          <w:rFonts w:eastAsiaTheme="minorEastAsia"/>
          <w:lang w:val="en-US" w:eastAsia="en-US"/>
        </w:rPr>
      </w:pPr>
    </w:p>
    <w:p w14:paraId="6AB1EEB9" w14:textId="77777777" w:rsidR="007929F9" w:rsidRDefault="007929F9" w:rsidP="00741716">
      <w:pPr>
        <w:rPr>
          <w:rFonts w:eastAsiaTheme="minorEastAsia"/>
          <w:lang w:val="en-US" w:eastAsia="en-US"/>
        </w:rPr>
      </w:pPr>
    </w:p>
    <w:p w14:paraId="2664DB2B" w14:textId="0638B79F" w:rsidR="0041434A" w:rsidRDefault="0041434A" w:rsidP="00741716">
      <w:pPr>
        <w:pStyle w:val="Heading3"/>
        <w:rPr>
          <w:rFonts w:eastAsiaTheme="minorEastAsia"/>
        </w:rPr>
      </w:pPr>
      <w:bookmarkStart w:id="283" w:name="_Toc229627752"/>
      <w:r>
        <w:rPr>
          <w:rFonts w:eastAsiaTheme="minorEastAsia"/>
        </w:rPr>
        <w:t>The List resource</w:t>
      </w:r>
      <w:bookmarkEnd w:id="283"/>
    </w:p>
    <w:p w14:paraId="7497AF78" w14:textId="19DD963E" w:rsidR="00D629D9" w:rsidRDefault="00D629D9" w:rsidP="00D629D9">
      <w:pPr>
        <w:rPr>
          <w:rFonts w:eastAsiaTheme="minorEastAsia"/>
          <w:lang w:val="en-US" w:eastAsia="en-US"/>
        </w:rPr>
      </w:pPr>
      <w:r>
        <w:rPr>
          <w:rFonts w:eastAsiaTheme="minorEastAsia"/>
          <w:lang w:val="en-US" w:eastAsia="en-US"/>
        </w:rPr>
        <w:t xml:space="preserve">A general resource that summarizes other resources and provides a reference to them.  For example, if you wanted to represent a list of medications, then you would include the medication resources in the bundle, and then have the document section point to the list resource, which in turn points to all the medications in that list (or section). You also have the option of having the list point to a resource that is held separately – </w:t>
      </w:r>
      <w:r w:rsidR="00D51D08">
        <w:rPr>
          <w:rFonts w:eastAsiaTheme="minorEastAsia"/>
          <w:lang w:val="en-US" w:eastAsia="en-US"/>
        </w:rPr>
        <w:t>i.e.</w:t>
      </w:r>
      <w:r>
        <w:rPr>
          <w:rFonts w:eastAsiaTheme="minorEastAsia"/>
          <w:lang w:val="en-US" w:eastAsia="en-US"/>
        </w:rPr>
        <w:t xml:space="preserve"> not physically inside the bundle.</w:t>
      </w:r>
    </w:p>
    <w:p w14:paraId="48863AFD" w14:textId="64D9752E" w:rsidR="008404E9" w:rsidRDefault="00812FB3" w:rsidP="00D51D08">
      <w:pPr>
        <w:rPr>
          <w:rFonts w:eastAsiaTheme="minorEastAsia"/>
          <w:lang w:val="en-US" w:eastAsia="en-US"/>
        </w:rPr>
      </w:pPr>
      <w:r>
        <w:rPr>
          <w:rFonts w:eastAsiaTheme="minorEastAsia"/>
          <w:lang w:val="en-US" w:eastAsia="en-US"/>
        </w:rPr>
        <w:t xml:space="preserve">This is likely to be a common way of assembling documents as it supports the structured </w:t>
      </w:r>
      <w:r w:rsidR="00D51D08">
        <w:rPr>
          <w:rFonts w:eastAsiaTheme="minorEastAsia"/>
          <w:lang w:val="en-US" w:eastAsia="en-US"/>
        </w:rPr>
        <w:t>body of CDA level 2 &amp; 3.</w:t>
      </w:r>
    </w:p>
    <w:p w14:paraId="3488AC8B" w14:textId="48F21386" w:rsidR="00F83C96" w:rsidRDefault="00C532B3" w:rsidP="00C532B3">
      <w:pPr>
        <w:pStyle w:val="Heading2"/>
      </w:pPr>
      <w:r>
        <w:t>Document Layout options</w:t>
      </w:r>
    </w:p>
    <w:p w14:paraId="05714972" w14:textId="656FD630" w:rsidR="00D51D08" w:rsidRPr="00D51D08" w:rsidRDefault="00D51D08" w:rsidP="00D51D08">
      <w:r>
        <w:t xml:space="preserve">The following skeleton shows how </w:t>
      </w:r>
      <w:r w:rsidR="00997D68">
        <w:t xml:space="preserve">the sections within a document could be laid out. </w:t>
      </w:r>
    </w:p>
    <w:p w14:paraId="53DC63EB" w14:textId="77777777" w:rsidR="00C532B3" w:rsidRPr="00C532B3" w:rsidRDefault="00C532B3" w:rsidP="00C532B3">
      <w:pPr>
        <w:rPr>
          <w:rFonts w:eastAsiaTheme="minorEastAsia"/>
        </w:rPr>
      </w:pPr>
    </w:p>
    <w:p w14:paraId="57D000C1" w14:textId="26F1ABA3"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DocumentResource</w:t>
      </w:r>
    </w:p>
    <w:p w14:paraId="20524457" w14:textId="1E8AE112"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lastRenderedPageBreak/>
        <w:tab/>
        <w:t>Section</w:t>
      </w:r>
    </w:p>
    <w:p w14:paraId="0F1472F5" w14:textId="61155903"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List Resource</w:t>
      </w:r>
      <w:r w:rsidR="00626EAC" w:rsidRPr="00D51D08">
        <w:rPr>
          <w:rFonts w:ascii="Courier" w:eastAsiaTheme="minorEastAsia" w:hAnsi="Courier"/>
          <w:lang w:val="en-US" w:eastAsia="en-US"/>
        </w:rPr>
        <w:t xml:space="preserve"> (code = problem)</w:t>
      </w:r>
    </w:p>
    <w:p w14:paraId="50E92EA1" w14:textId="19969A1C" w:rsidR="008404E9"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r>
      <w:r w:rsidRPr="00D51D08">
        <w:rPr>
          <w:rFonts w:ascii="Courier" w:eastAsiaTheme="minorEastAsia" w:hAnsi="Courier"/>
          <w:lang w:val="en-US" w:eastAsia="en-US"/>
        </w:rPr>
        <w:tab/>
        <w:t>Detail Resources (eg problem)</w:t>
      </w:r>
    </w:p>
    <w:p w14:paraId="56FCF504" w14:textId="41506FA6" w:rsidR="00187C5E" w:rsidRPr="00D51D08" w:rsidRDefault="00187C5E" w:rsidP="00187C5E">
      <w:pPr>
        <w:ind w:left="1724" w:firstLine="436"/>
        <w:rPr>
          <w:rFonts w:ascii="Courier" w:eastAsiaTheme="minorEastAsia" w:hAnsi="Courier"/>
          <w:lang w:val="en-US" w:eastAsia="en-US"/>
        </w:rPr>
      </w:pPr>
      <w:r w:rsidRPr="00D51D08">
        <w:rPr>
          <w:rFonts w:ascii="Courier" w:eastAsiaTheme="minorEastAsia" w:hAnsi="Courier"/>
          <w:lang w:val="en-US" w:eastAsia="en-US"/>
        </w:rPr>
        <w:t>Detail Resources (eg problem)</w:t>
      </w:r>
    </w:p>
    <w:p w14:paraId="74591C10" w14:textId="218DB214"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41A2E73C" w14:textId="488E0389"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List resource</w:t>
      </w:r>
      <w:r w:rsidR="00626EAC" w:rsidRPr="00D51D08">
        <w:rPr>
          <w:rFonts w:ascii="Courier" w:eastAsiaTheme="minorEastAsia" w:hAnsi="Courier"/>
          <w:lang w:val="en-US" w:eastAsia="en-US"/>
        </w:rPr>
        <w:t xml:space="preserve"> (code = problem)</w:t>
      </w:r>
    </w:p>
    <w:p w14:paraId="53F57578" w14:textId="0A7CF406" w:rsidR="008404E9" w:rsidRPr="00D51D08" w:rsidRDefault="008404E9"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r>
      <w:r w:rsidRPr="00D51D08">
        <w:rPr>
          <w:rFonts w:ascii="Courier" w:eastAsiaTheme="minorEastAsia" w:hAnsi="Courier"/>
          <w:lang w:val="en-US" w:eastAsia="en-US"/>
        </w:rPr>
        <w:tab/>
        <w:t>Detail Resources (eg medication)</w:t>
      </w:r>
    </w:p>
    <w:p w14:paraId="0BE119DA" w14:textId="60B3400F" w:rsidR="00F83C96" w:rsidRPr="00D51D08" w:rsidRDefault="00F83C96" w:rsidP="00741716">
      <w:pPr>
        <w:rPr>
          <w:rFonts w:ascii="Courier" w:eastAsiaTheme="minorEastAsia" w:hAnsi="Courier"/>
          <w:lang w:val="en-US" w:eastAsia="en-US"/>
        </w:rPr>
      </w:pPr>
      <w:r w:rsidRPr="00D51D08">
        <w:rPr>
          <w:rFonts w:ascii="Courier" w:eastAsiaTheme="minorEastAsia" w:hAnsi="Courier"/>
          <w:lang w:val="en-US" w:eastAsia="en-US"/>
        </w:rPr>
        <w:tab/>
        <w:t>Section</w:t>
      </w:r>
    </w:p>
    <w:p w14:paraId="55A97325" w14:textId="57AD75AF" w:rsidR="00F83C96" w:rsidRPr="00D51D08" w:rsidRDefault="00F83C96" w:rsidP="00741716">
      <w:pPr>
        <w:rPr>
          <w:rFonts w:ascii="Courier" w:eastAsiaTheme="minorEastAsia" w:hAnsi="Courier"/>
          <w:lang w:val="en-US" w:eastAsia="en-US"/>
        </w:rPr>
      </w:pPr>
      <w:r w:rsidRPr="00D51D08">
        <w:rPr>
          <w:rFonts w:ascii="Courier" w:eastAsiaTheme="minorEastAsia" w:hAnsi="Courier"/>
          <w:lang w:val="en-US" w:eastAsia="en-US"/>
        </w:rPr>
        <w:tab/>
      </w:r>
      <w:r w:rsidRPr="00D51D08">
        <w:rPr>
          <w:rFonts w:ascii="Courier" w:eastAsiaTheme="minorEastAsia" w:hAnsi="Courier"/>
          <w:lang w:val="en-US" w:eastAsia="en-US"/>
        </w:rPr>
        <w:tab/>
        <w:t>Detail resource (code=procedure)</w:t>
      </w:r>
    </w:p>
    <w:p w14:paraId="14DCD1CC" w14:textId="77777777" w:rsidR="00F83C96" w:rsidRDefault="00F83C96" w:rsidP="00741716">
      <w:pPr>
        <w:rPr>
          <w:rFonts w:eastAsiaTheme="minorEastAsia"/>
          <w:lang w:val="en-US" w:eastAsia="en-US"/>
        </w:rPr>
      </w:pPr>
    </w:p>
    <w:p w14:paraId="11EFC46E" w14:textId="77777777" w:rsidR="000B66E3" w:rsidRDefault="000B66E3" w:rsidP="000B66E3">
      <w:pPr>
        <w:rPr>
          <w:rFonts w:eastAsiaTheme="minorEastAsia"/>
          <w:lang w:val="en-US" w:eastAsia="en-US"/>
        </w:rPr>
      </w:pPr>
      <w:r>
        <w:rPr>
          <w:rFonts w:eastAsiaTheme="minorEastAsia"/>
          <w:lang w:val="en-US" w:eastAsia="en-US"/>
        </w:rPr>
        <w:t>&lt;&lt;&lt; sample comparing CDA &amp; FHIR document – ie same doc.&gt;&gt;&gt;</w:t>
      </w:r>
    </w:p>
    <w:p w14:paraId="364F7379" w14:textId="210DB5B0" w:rsidR="000B66E3" w:rsidRDefault="000B66E3" w:rsidP="000B66E3">
      <w:pPr>
        <w:rPr>
          <w:rFonts w:eastAsiaTheme="minorEastAsia"/>
          <w:lang w:val="en-US" w:eastAsia="en-US"/>
        </w:rPr>
      </w:pPr>
      <w:r>
        <w:rPr>
          <w:rFonts w:eastAsiaTheme="minorEastAsia"/>
          <w:lang w:val="en-US" w:eastAsia="en-US"/>
        </w:rPr>
        <w:t>&lt;&lt;&lt; use the above as the sample &gt;&gt;&gt;</w:t>
      </w:r>
    </w:p>
    <w:p w14:paraId="227AADDF" w14:textId="1F0D6AEA" w:rsidR="00D629D9" w:rsidRDefault="00D629D9" w:rsidP="000B66E3">
      <w:pPr>
        <w:rPr>
          <w:rFonts w:eastAsiaTheme="minorEastAsia"/>
          <w:lang w:val="en-US" w:eastAsia="en-US"/>
        </w:rPr>
      </w:pPr>
      <w:r>
        <w:rPr>
          <w:rFonts w:eastAsiaTheme="minorEastAsia"/>
          <w:lang w:val="en-US" w:eastAsia="en-US"/>
        </w:rPr>
        <w:t>&lt;&lt;&lt; have 3 attached files (FHIR xml &amp; json + CDA)</w:t>
      </w:r>
    </w:p>
    <w:p w14:paraId="51FE162D" w14:textId="77777777" w:rsidR="00626EAC" w:rsidRDefault="00626EAC" w:rsidP="00741716">
      <w:pPr>
        <w:rPr>
          <w:rFonts w:eastAsiaTheme="minorEastAsia"/>
          <w:lang w:val="en-US" w:eastAsia="en-US"/>
        </w:rPr>
      </w:pPr>
    </w:p>
    <w:p w14:paraId="7E703183" w14:textId="77777777" w:rsidR="00626EAC" w:rsidRDefault="00626EAC" w:rsidP="00741716">
      <w:pPr>
        <w:rPr>
          <w:rFonts w:eastAsiaTheme="minorEastAsia"/>
          <w:lang w:val="en-US" w:eastAsia="en-US"/>
        </w:rPr>
      </w:pPr>
    </w:p>
    <w:p w14:paraId="3128777C" w14:textId="77777777" w:rsidR="00626EAC" w:rsidRDefault="00626EAC" w:rsidP="00741716">
      <w:pPr>
        <w:rPr>
          <w:rFonts w:eastAsiaTheme="minorEastAsia"/>
          <w:lang w:val="en-US" w:eastAsia="en-US"/>
        </w:rPr>
      </w:pPr>
    </w:p>
    <w:p w14:paraId="18FE1BDA" w14:textId="63ABE8A7" w:rsidR="009A02DE" w:rsidRDefault="00C00CAC" w:rsidP="005A24A5">
      <w:pPr>
        <w:pStyle w:val="Heading1"/>
      </w:pPr>
      <w:bookmarkStart w:id="284" w:name="_Ref229451338"/>
      <w:bookmarkStart w:id="285" w:name="_Toc229627753"/>
      <w:r>
        <w:t xml:space="preserve">FHIR </w:t>
      </w:r>
      <w:r w:rsidR="009A02DE">
        <w:t>Messages</w:t>
      </w:r>
      <w:bookmarkEnd w:id="284"/>
      <w:bookmarkEnd w:id="285"/>
    </w:p>
    <w:p w14:paraId="20D071EF" w14:textId="368DA149" w:rsidR="00C9015A" w:rsidRDefault="00C9015A" w:rsidP="00595657">
      <w:pPr>
        <w:rPr>
          <w:rFonts w:eastAsiaTheme="minorEastAsia"/>
          <w:lang w:val="en-US" w:eastAsia="en-US"/>
        </w:rPr>
      </w:pPr>
      <w:r>
        <w:t xml:space="preserve">FHIR messages are </w:t>
      </w:r>
      <w:r w:rsidR="00AF02CF">
        <w:t>directly analogous to v2 messages.</w:t>
      </w:r>
      <w:r w:rsidR="00C84970">
        <w:t xml:space="preserve"> They can be considered to be a </w:t>
      </w:r>
      <w:r w:rsidR="00C84970" w:rsidRPr="00BD4963">
        <w:rPr>
          <w:rFonts w:eastAsiaTheme="minorEastAsia"/>
          <w:lang w:val="en-US" w:eastAsia="en-US"/>
        </w:rPr>
        <w:t>collection of resources sent as a result of some real-world event intended</w:t>
      </w:r>
      <w:r w:rsidR="00C84970" w:rsidRPr="00C84970">
        <w:rPr>
          <w:rFonts w:eastAsiaTheme="minorEastAsia"/>
          <w:lang w:val="en-US" w:eastAsia="en-US"/>
        </w:rPr>
        <w:t xml:space="preserve"> </w:t>
      </w:r>
      <w:r w:rsidR="00C84970" w:rsidRPr="00BD4963">
        <w:rPr>
          <w:rFonts w:eastAsiaTheme="minorEastAsia"/>
          <w:lang w:val="en-US" w:eastAsia="en-US"/>
        </w:rPr>
        <w:t>to accomplish a particular purpose</w:t>
      </w:r>
      <w:r w:rsidR="00D83AD3">
        <w:rPr>
          <w:rFonts w:eastAsiaTheme="minorEastAsia"/>
          <w:lang w:val="en-US" w:eastAsia="en-US"/>
        </w:rPr>
        <w:t>, and there are a number of event codes that are defined for particular purposes.</w:t>
      </w:r>
    </w:p>
    <w:p w14:paraId="1A717668" w14:textId="36177CAB" w:rsidR="00C84970" w:rsidRDefault="00D83AD3" w:rsidP="00595657">
      <w:r>
        <w:t>As with FHIR documents, a FHIR message is essentially a bundle of resources with a ‘Message’ resource containing the message specific information.</w:t>
      </w:r>
    </w:p>
    <w:p w14:paraId="11601C74" w14:textId="4830E05F" w:rsidR="00D83AD3" w:rsidRDefault="00D83AD3" w:rsidP="00595657">
      <w:r>
        <w:t>At the time of writing, FHIR messages are still in active development.</w:t>
      </w:r>
    </w:p>
    <w:p w14:paraId="1C54A196" w14:textId="77777777" w:rsidR="00BD4963" w:rsidRDefault="00BD4963" w:rsidP="0030454E"/>
    <w:p w14:paraId="603D4D84" w14:textId="77777777" w:rsidR="00C15ED4" w:rsidRDefault="00C15ED4" w:rsidP="005A24A5">
      <w:pPr>
        <w:pStyle w:val="Heading2"/>
      </w:pPr>
      <w:bookmarkStart w:id="286" w:name="_Toc229627755"/>
      <w:r>
        <w:t>The message package (bundle)</w:t>
      </w:r>
      <w:bookmarkEnd w:id="286"/>
    </w:p>
    <w:p w14:paraId="29E40DCC" w14:textId="5CB4BBA9" w:rsidR="00BD4963" w:rsidRPr="00BD4963" w:rsidRDefault="00BD4963" w:rsidP="00BD4963">
      <w:r>
        <w:rPr>
          <w:noProof/>
          <w:lang w:val="en-CA" w:eastAsia="en-CA"/>
        </w:rPr>
        <w:drawing>
          <wp:inline distT="0" distB="0" distL="0" distR="0" wp14:anchorId="1C9027A0" wp14:editId="5E65E35D">
            <wp:extent cx="3060700" cy="25146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6 at 10.21.00 AM.png"/>
                    <pic:cNvPicPr/>
                  </pic:nvPicPr>
                  <pic:blipFill>
                    <a:blip r:embed="rId82">
                      <a:extLst>
                        <a:ext uri="{28A0092B-C50C-407E-A947-70E740481C1C}">
                          <a14:useLocalDpi xmlns:a14="http://schemas.microsoft.com/office/drawing/2010/main" val="0"/>
                        </a:ext>
                      </a:extLst>
                    </a:blip>
                    <a:stretch>
                      <a:fillRect/>
                    </a:stretch>
                  </pic:blipFill>
                  <pic:spPr>
                    <a:xfrm>
                      <a:off x="0" y="0"/>
                      <a:ext cx="3060700" cy="2514600"/>
                    </a:xfrm>
                    <a:prstGeom prst="rect">
                      <a:avLst/>
                    </a:prstGeom>
                  </pic:spPr>
                </pic:pic>
              </a:graphicData>
            </a:graphic>
          </wp:inline>
        </w:drawing>
      </w:r>
    </w:p>
    <w:p w14:paraId="0B37C15E" w14:textId="6C8F89E9" w:rsidR="005E1021" w:rsidRDefault="005E1021" w:rsidP="005A24A5">
      <w:pPr>
        <w:pStyle w:val="Heading2"/>
      </w:pPr>
      <w:bookmarkStart w:id="287" w:name="_Toc229627756"/>
      <w:r>
        <w:lastRenderedPageBreak/>
        <w:t>The message resource</w:t>
      </w:r>
      <w:bookmarkEnd w:id="287"/>
    </w:p>
    <w:p w14:paraId="2FE94179" w14:textId="6E320E6B" w:rsidR="00D83AD3" w:rsidRPr="00D83AD3" w:rsidRDefault="00D83AD3" w:rsidP="00D83AD3">
      <w:r>
        <w:t>The following diagram shows the UML diagram for the message resource.</w:t>
      </w:r>
    </w:p>
    <w:p w14:paraId="3E167926" w14:textId="4DEB9DB8" w:rsidR="00D83AD3" w:rsidRPr="00D83AD3" w:rsidRDefault="00D83AD3" w:rsidP="00D83AD3">
      <w:r>
        <w:rPr>
          <w:noProof/>
          <w:lang w:val="en-CA" w:eastAsia="en-CA"/>
        </w:rPr>
        <w:drawing>
          <wp:inline distT="0" distB="0" distL="0" distR="0" wp14:anchorId="630E76E1" wp14:editId="79684342">
            <wp:extent cx="5270500" cy="320802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0 at 9.50.22 AM.png"/>
                    <pic:cNvPicPr/>
                  </pic:nvPicPr>
                  <pic:blipFill>
                    <a:blip r:embed="rId83">
                      <a:extLst>
                        <a:ext uri="{28A0092B-C50C-407E-A947-70E740481C1C}">
                          <a14:useLocalDpi xmlns:a14="http://schemas.microsoft.com/office/drawing/2010/main" val="0"/>
                        </a:ext>
                      </a:extLst>
                    </a:blip>
                    <a:stretch>
                      <a:fillRect/>
                    </a:stretch>
                  </pic:blipFill>
                  <pic:spPr>
                    <a:xfrm>
                      <a:off x="0" y="0"/>
                      <a:ext cx="5270500" cy="3208020"/>
                    </a:xfrm>
                    <a:prstGeom prst="rect">
                      <a:avLst/>
                    </a:prstGeom>
                  </pic:spPr>
                </pic:pic>
              </a:graphicData>
            </a:graphic>
          </wp:inline>
        </w:drawing>
      </w:r>
    </w:p>
    <w:p w14:paraId="163B8352" w14:textId="4D0105A8" w:rsidR="009A02DE" w:rsidRPr="002474DB" w:rsidRDefault="009A02DE" w:rsidP="005A24A5">
      <w:pPr>
        <w:pStyle w:val="Heading1"/>
      </w:pPr>
      <w:bookmarkStart w:id="288" w:name="_Toc229627758"/>
      <w:r>
        <w:t>Services</w:t>
      </w:r>
      <w:bookmarkEnd w:id="288"/>
    </w:p>
    <w:p w14:paraId="588321D1" w14:textId="77777777" w:rsidR="00A903AD" w:rsidRDefault="00891A55" w:rsidP="00A903AD">
      <w:pPr>
        <w:rPr>
          <w:lang w:val="en-US" w:eastAsia="en-US"/>
        </w:rPr>
      </w:pPr>
      <w:r>
        <w:rPr>
          <w:lang w:val="en-US" w:eastAsia="en-US"/>
        </w:rPr>
        <w:t xml:space="preserve">The ‘standard’ REST based services </w:t>
      </w:r>
      <w:r w:rsidR="00187D6A">
        <w:rPr>
          <w:lang w:val="en-US" w:eastAsia="en-US"/>
        </w:rPr>
        <w:t xml:space="preserve">support direct access to those resources, including different search options. This works well when the access requirements are straight forward, but there are times when more complex server processing is required. </w:t>
      </w:r>
    </w:p>
    <w:p w14:paraId="5F0EDEB8" w14:textId="39B53B1F" w:rsidR="00A903AD" w:rsidRDefault="00A903AD" w:rsidP="00A903AD">
      <w:pPr>
        <w:rPr>
          <w:lang w:val="en-US" w:eastAsia="en-US"/>
        </w:rPr>
      </w:pPr>
      <w:r>
        <w:rPr>
          <w:lang w:val="en-US" w:eastAsia="en-US"/>
        </w:rPr>
        <w:t>In this scenario, more complex services (that could present a REST or a SOAP based interface) can be defined that still pass FHIR resources back &amp; forth, but which define more complex server processing.</w:t>
      </w:r>
    </w:p>
    <w:p w14:paraId="161C67BE" w14:textId="59251270" w:rsidR="00D83AD3" w:rsidRDefault="00A903AD" w:rsidP="00C15ED4">
      <w:pPr>
        <w:rPr>
          <w:lang w:val="en-US" w:eastAsia="en-US"/>
        </w:rPr>
      </w:pPr>
      <w:r>
        <w:rPr>
          <w:lang w:val="en-US" w:eastAsia="en-US"/>
        </w:rPr>
        <w:t>For example, when collecting data from a device, the device itself may emit data in a non-FHIR format, but the server may create and store FHIR resources – for example the service may connect the patient to the observation resource based on the device id.</w:t>
      </w:r>
    </w:p>
    <w:p w14:paraId="4934B446" w14:textId="49AE02A5" w:rsidR="00CB6ECC" w:rsidRDefault="00CB6ECC" w:rsidP="00C15ED4">
      <w:pPr>
        <w:rPr>
          <w:lang w:val="en-US" w:eastAsia="en-US"/>
        </w:rPr>
      </w:pPr>
      <w:r>
        <w:rPr>
          <w:lang w:val="en-US" w:eastAsia="en-US"/>
        </w:rPr>
        <w:t xml:space="preserve">At the time of writing, the use of Services in FHIR has yet to be fully defined. </w:t>
      </w:r>
    </w:p>
    <w:p w14:paraId="499CD582" w14:textId="77777777" w:rsidR="00D24F23" w:rsidRDefault="00D24F23" w:rsidP="00D24F23">
      <w:pPr>
        <w:pStyle w:val="Heading1"/>
      </w:pPr>
      <w:bookmarkStart w:id="289" w:name="_Ref229039669"/>
      <w:bookmarkStart w:id="290" w:name="_Toc229627744"/>
      <w:bookmarkStart w:id="291" w:name="_Toc229627759"/>
      <w:r>
        <w:t>Conformance Statement</w:t>
      </w:r>
      <w:bookmarkEnd w:id="289"/>
      <w:bookmarkEnd w:id="290"/>
    </w:p>
    <w:p w14:paraId="20B7BFBC" w14:textId="570B6901" w:rsidR="00D24F23" w:rsidRDefault="00D24F23" w:rsidP="00DB4E38">
      <w:pPr>
        <w:rPr>
          <w:rFonts w:eastAsiaTheme="minorEastAsia"/>
          <w:lang w:val="en-US" w:eastAsia="en-US"/>
        </w:rPr>
      </w:pPr>
      <w:r>
        <w:rPr>
          <w:rFonts w:eastAsiaTheme="minorEastAsia"/>
          <w:lang w:val="en-US" w:eastAsia="en-US"/>
        </w:rPr>
        <w:t xml:space="preserve">As will be evident from the description above, while FHIR is simple to consume, it can be complex to provide </w:t>
      </w:r>
      <w:r w:rsidR="00CB6ECC">
        <w:rPr>
          <w:rFonts w:eastAsiaTheme="minorEastAsia"/>
          <w:lang w:val="en-US" w:eastAsia="en-US"/>
        </w:rPr>
        <w:t xml:space="preserve">access to </w:t>
      </w:r>
      <w:r>
        <w:rPr>
          <w:rFonts w:eastAsiaTheme="minorEastAsia"/>
          <w:lang w:val="en-US" w:eastAsia="en-US"/>
        </w:rPr>
        <w:t xml:space="preserve">FHIR </w:t>
      </w:r>
      <w:r w:rsidR="00CB6ECC">
        <w:rPr>
          <w:rFonts w:eastAsiaTheme="minorEastAsia"/>
          <w:lang w:val="en-US" w:eastAsia="en-US"/>
        </w:rPr>
        <w:t>resources</w:t>
      </w:r>
      <w:r>
        <w:rPr>
          <w:rFonts w:eastAsiaTheme="minorEastAsia"/>
          <w:lang w:val="en-US" w:eastAsia="en-US"/>
        </w:rPr>
        <w:t xml:space="preserve">  - particularly for searching and </w:t>
      </w:r>
      <w:r w:rsidR="00EA2913">
        <w:rPr>
          <w:rFonts w:eastAsiaTheme="minorEastAsia"/>
          <w:lang w:val="en-US" w:eastAsia="en-US"/>
        </w:rPr>
        <w:t>transaction</w:t>
      </w:r>
      <w:r>
        <w:rPr>
          <w:rFonts w:eastAsiaTheme="minorEastAsia"/>
          <w:lang w:val="en-US" w:eastAsia="en-US"/>
        </w:rPr>
        <w:t xml:space="preserve"> processing. Further, not all servers will support all resources -  in fact it is very likely that most servers will support only a subset of FHIR resources, and only a subset of the defined searches.</w:t>
      </w:r>
    </w:p>
    <w:p w14:paraId="44434B2A" w14:textId="7A43B2D2" w:rsidR="00D24F23" w:rsidRDefault="00D24F23" w:rsidP="00DB4E38">
      <w:pPr>
        <w:rPr>
          <w:rFonts w:eastAsiaTheme="minorEastAsia"/>
          <w:lang w:val="en-US" w:eastAsia="en-US"/>
        </w:rPr>
      </w:pPr>
      <w:r>
        <w:rPr>
          <w:rFonts w:eastAsiaTheme="minorEastAsia"/>
          <w:lang w:val="en-US" w:eastAsia="en-US"/>
        </w:rPr>
        <w:t xml:space="preserve">A server therefore has a mechanism to describe the </w:t>
      </w:r>
      <w:r w:rsidR="00CB6ECC">
        <w:rPr>
          <w:rFonts w:eastAsiaTheme="minorEastAsia"/>
          <w:lang w:val="en-US" w:eastAsia="en-US"/>
        </w:rPr>
        <w:t xml:space="preserve">resources, and the actions on those resources </w:t>
      </w:r>
      <w:r>
        <w:rPr>
          <w:rFonts w:eastAsiaTheme="minorEastAsia"/>
          <w:lang w:val="en-US" w:eastAsia="en-US"/>
        </w:rPr>
        <w:t xml:space="preserve">that it provides in a Conformance Statement </w:t>
      </w:r>
      <w:hyperlink r:id="rId84" w:history="1">
        <w:r w:rsidRPr="00003837">
          <w:rPr>
            <w:rStyle w:val="Hyperlink"/>
            <w:rFonts w:eastAsiaTheme="minorEastAsia"/>
            <w:lang w:val="en-US" w:eastAsia="en-US"/>
          </w:rPr>
          <w:t>http://hl7.org/implement/standards/fhir/conformance.htm</w:t>
        </w:r>
      </w:hyperlink>
      <w:r>
        <w:rPr>
          <w:rFonts w:eastAsiaTheme="minorEastAsia"/>
          <w:lang w:val="en-US" w:eastAsia="en-US"/>
        </w:rPr>
        <w:t>).</w:t>
      </w:r>
    </w:p>
    <w:p w14:paraId="64A7691D" w14:textId="77777777" w:rsidR="00D24F23" w:rsidRDefault="00D24F23" w:rsidP="00DB4E38">
      <w:pPr>
        <w:rPr>
          <w:rFonts w:eastAsiaTheme="minorEastAsia"/>
          <w:lang w:val="en-US" w:eastAsia="en-US"/>
        </w:rPr>
      </w:pPr>
      <w:r>
        <w:rPr>
          <w:rFonts w:eastAsiaTheme="minorEastAsia"/>
          <w:lang w:val="en-US" w:eastAsia="en-US"/>
        </w:rPr>
        <w:t xml:space="preserve">A conformance statement is actually a standard FHIR resource that is available at the ‘conformance’ endpoint – thus the url </w:t>
      </w:r>
      <w:hyperlink r:id="rId85" w:history="1">
        <w:r w:rsidRPr="00003837">
          <w:rPr>
            <w:rStyle w:val="Hyperlink"/>
            <w:rFonts w:eastAsiaTheme="minorEastAsia"/>
            <w:lang w:val="en-US" w:eastAsia="en-US"/>
          </w:rPr>
          <w:t>http://hl7connect.healthintersections.com.au/svc/fhir/conformance</w:t>
        </w:r>
      </w:hyperlink>
      <w:r>
        <w:rPr>
          <w:rFonts w:eastAsiaTheme="minorEastAsia"/>
          <w:lang w:val="en-US" w:eastAsia="en-US"/>
        </w:rPr>
        <w:t xml:space="preserve"> will a return a FHIR conformance resource that describes the capabilities of Grahames server.</w:t>
      </w:r>
    </w:p>
    <w:p w14:paraId="05787C18" w14:textId="77777777" w:rsidR="00D24F23" w:rsidRDefault="00D24F23" w:rsidP="00DB4E38">
      <w:pPr>
        <w:rPr>
          <w:rFonts w:eastAsiaTheme="minorEastAsia"/>
          <w:lang w:val="en-US" w:eastAsia="en-US"/>
        </w:rPr>
      </w:pPr>
      <w:r>
        <w:rPr>
          <w:rFonts w:eastAsiaTheme="minorEastAsia"/>
          <w:lang w:val="en-US" w:eastAsia="en-US"/>
        </w:rPr>
        <w:t>The conformance resource describes:</w:t>
      </w:r>
    </w:p>
    <w:p w14:paraId="7A3D502D" w14:textId="77777777" w:rsidR="00D24F23" w:rsidRDefault="00D24F23" w:rsidP="000E668A">
      <w:pPr>
        <w:pStyle w:val="ListParagraph"/>
        <w:numPr>
          <w:ilvl w:val="0"/>
          <w:numId w:val="19"/>
        </w:numPr>
        <w:rPr>
          <w:rFonts w:eastAsiaTheme="minorEastAsia"/>
          <w:lang w:val="en-US" w:eastAsia="en-US"/>
        </w:rPr>
      </w:pPr>
      <w:r>
        <w:rPr>
          <w:rFonts w:eastAsiaTheme="minorEastAsia"/>
          <w:lang w:val="en-US" w:eastAsia="en-US"/>
        </w:rPr>
        <w:t>General information about the server and the software</w:t>
      </w:r>
    </w:p>
    <w:p w14:paraId="1D39B5AD" w14:textId="77777777" w:rsidR="00D24F23" w:rsidRPr="0077249C" w:rsidRDefault="00D24F23" w:rsidP="000E668A">
      <w:pPr>
        <w:pStyle w:val="ListParagraph"/>
        <w:numPr>
          <w:ilvl w:val="0"/>
          <w:numId w:val="19"/>
        </w:numPr>
        <w:rPr>
          <w:rFonts w:eastAsiaTheme="minorEastAsia"/>
          <w:lang w:val="en-US" w:eastAsia="en-US"/>
        </w:rPr>
      </w:pPr>
      <w:r w:rsidRPr="0077249C">
        <w:rPr>
          <w:rFonts w:eastAsiaTheme="minorEastAsia"/>
          <w:lang w:val="en-US" w:eastAsia="en-US"/>
        </w:rPr>
        <w:t>The REST resources that are supported</w:t>
      </w:r>
    </w:p>
    <w:p w14:paraId="49FB73E8" w14:textId="77777777" w:rsidR="00D24F23" w:rsidRDefault="00D24F23" w:rsidP="000E668A">
      <w:pPr>
        <w:pStyle w:val="ListParagraph"/>
        <w:numPr>
          <w:ilvl w:val="0"/>
          <w:numId w:val="19"/>
        </w:numPr>
        <w:rPr>
          <w:rFonts w:eastAsiaTheme="minorEastAsia"/>
          <w:lang w:val="en-US" w:eastAsia="en-US"/>
        </w:rPr>
      </w:pPr>
      <w:r w:rsidRPr="0077249C">
        <w:rPr>
          <w:rFonts w:eastAsiaTheme="minorEastAsia"/>
          <w:lang w:val="en-US" w:eastAsia="en-US"/>
        </w:rPr>
        <w:t>The Messaging events supported</w:t>
      </w:r>
    </w:p>
    <w:p w14:paraId="572260A3" w14:textId="5BB880F9" w:rsidR="00DC3FBC" w:rsidRPr="0077249C" w:rsidRDefault="00DC3FBC" w:rsidP="000E668A">
      <w:pPr>
        <w:pStyle w:val="ListParagraph"/>
        <w:numPr>
          <w:ilvl w:val="0"/>
          <w:numId w:val="19"/>
        </w:numPr>
        <w:rPr>
          <w:rFonts w:eastAsiaTheme="minorEastAsia"/>
          <w:lang w:val="en-US" w:eastAsia="en-US"/>
        </w:rPr>
      </w:pPr>
      <w:r>
        <w:rPr>
          <w:rFonts w:eastAsiaTheme="minorEastAsia"/>
          <w:lang w:val="en-US" w:eastAsia="en-US"/>
        </w:rPr>
        <w:t>The Document types supporte</w:t>
      </w:r>
      <w:r w:rsidR="00B1098F">
        <w:rPr>
          <w:rFonts w:eastAsiaTheme="minorEastAsia"/>
          <w:lang w:val="en-US" w:eastAsia="en-US"/>
        </w:rPr>
        <w:t>d</w:t>
      </w:r>
    </w:p>
    <w:p w14:paraId="4E9A5EC0" w14:textId="77777777" w:rsidR="00D24F23" w:rsidRDefault="00D24F23" w:rsidP="00DB4E38">
      <w:pPr>
        <w:rPr>
          <w:rFonts w:eastAsiaTheme="minorEastAsia"/>
          <w:lang w:val="en-US" w:eastAsia="en-US"/>
        </w:rPr>
      </w:pPr>
      <w:r>
        <w:rPr>
          <w:rFonts w:eastAsiaTheme="minorEastAsia"/>
          <w:lang w:val="en-US" w:eastAsia="en-US"/>
        </w:rPr>
        <w:t>It is envisaged that they will be useful in a number of scenarios:</w:t>
      </w:r>
    </w:p>
    <w:p w14:paraId="1331D2EE" w14:textId="77777777" w:rsidR="00D24F23" w:rsidRPr="00D678F5"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an existing implementation</w:t>
      </w:r>
    </w:p>
    <w:p w14:paraId="7975AC81" w14:textId="77777777" w:rsidR="00D24F23" w:rsidRPr="00D678F5"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what a solution can do</w:t>
      </w:r>
    </w:p>
    <w:p w14:paraId="3267CBF9" w14:textId="77777777" w:rsidR="00D24F23" w:rsidRDefault="00D24F23" w:rsidP="000E668A">
      <w:pPr>
        <w:pStyle w:val="ListParagraph"/>
        <w:numPr>
          <w:ilvl w:val="0"/>
          <w:numId w:val="20"/>
        </w:numPr>
        <w:rPr>
          <w:rFonts w:eastAsiaTheme="minorEastAsia"/>
          <w:lang w:val="en-US" w:eastAsia="en-US"/>
        </w:rPr>
      </w:pPr>
      <w:r w:rsidRPr="00D678F5">
        <w:rPr>
          <w:rFonts w:eastAsiaTheme="minorEastAsia"/>
          <w:lang w:val="en-US" w:eastAsia="en-US"/>
        </w:rPr>
        <w:t>Describing what it is desired for a solution to do</w:t>
      </w:r>
    </w:p>
    <w:p w14:paraId="5308D3B7" w14:textId="60E7BC41" w:rsidR="00D24F23" w:rsidRDefault="00D24F23" w:rsidP="007E2CE2">
      <w:pPr>
        <w:rPr>
          <w:rFonts w:eastAsiaTheme="minorEastAsia"/>
          <w:lang w:val="en-US" w:eastAsia="en-US"/>
        </w:rPr>
      </w:pPr>
      <w:r>
        <w:rPr>
          <w:rFonts w:eastAsiaTheme="minorEastAsia"/>
          <w:lang w:val="en-US" w:eastAsia="en-US"/>
        </w:rPr>
        <w:t xml:space="preserve">To describe what search facilities a server supports, the server uses the Profile resource. The profile facility in FHIR is described </w:t>
      </w:r>
      <w:r w:rsidR="00B1098F">
        <w:rPr>
          <w:rFonts w:eastAsiaTheme="minorEastAsia"/>
          <w:lang w:val="en-US" w:eastAsia="en-US"/>
        </w:rPr>
        <w:t xml:space="preserve">on page </w:t>
      </w:r>
      <w:r w:rsidR="00B1098F">
        <w:rPr>
          <w:rFonts w:eastAsiaTheme="minorEastAsia"/>
          <w:lang w:val="en-US" w:eastAsia="en-US"/>
        </w:rPr>
        <w:fldChar w:fldCharType="begin"/>
      </w:r>
      <w:r w:rsidR="00B1098F">
        <w:rPr>
          <w:rFonts w:eastAsiaTheme="minorEastAsia"/>
          <w:lang w:val="en-US" w:eastAsia="en-US"/>
        </w:rPr>
        <w:instrText xml:space="preserve"> PAGEREF _Ref229039710 \h </w:instrText>
      </w:r>
      <w:r w:rsidR="00B1098F">
        <w:rPr>
          <w:rFonts w:eastAsiaTheme="minorEastAsia"/>
          <w:lang w:val="en-US" w:eastAsia="en-US"/>
        </w:rPr>
      </w:r>
      <w:r w:rsidR="00B1098F">
        <w:rPr>
          <w:rFonts w:eastAsiaTheme="minorEastAsia"/>
          <w:lang w:val="en-US" w:eastAsia="en-US"/>
        </w:rPr>
        <w:fldChar w:fldCharType="separate"/>
      </w:r>
      <w:r w:rsidR="00B1098F">
        <w:rPr>
          <w:rFonts w:eastAsiaTheme="minorEastAsia"/>
          <w:noProof/>
          <w:lang w:val="en-US" w:eastAsia="en-US"/>
        </w:rPr>
        <w:t>25</w:t>
      </w:r>
      <w:r w:rsidR="00B1098F">
        <w:rPr>
          <w:rFonts w:eastAsiaTheme="minorEastAsia"/>
          <w:lang w:val="en-US" w:eastAsia="en-US"/>
        </w:rPr>
        <w:fldChar w:fldCharType="end"/>
      </w:r>
      <w:r w:rsidR="00B1098F">
        <w:rPr>
          <w:rFonts w:eastAsiaTheme="minorEastAsia"/>
          <w:lang w:val="en-US" w:eastAsia="en-US"/>
        </w:rPr>
        <w:t>,</w:t>
      </w:r>
      <w:r>
        <w:rPr>
          <w:rFonts w:eastAsiaTheme="minorEastAsia"/>
          <w:lang w:val="en-US" w:eastAsia="en-US"/>
        </w:rPr>
        <w:t xml:space="preserve"> and allows a system or implementation to take the base FHIR standard and describes how it should be used in a specific context – which include </w:t>
      </w:r>
      <w:r w:rsidR="00DB5DCE">
        <w:rPr>
          <w:rFonts w:eastAsiaTheme="minorEastAsia"/>
          <w:lang w:val="en-US" w:eastAsia="en-US"/>
        </w:rPr>
        <w:t>S</w:t>
      </w:r>
      <w:r>
        <w:rPr>
          <w:rFonts w:eastAsiaTheme="minorEastAsia"/>
          <w:lang w:val="en-US" w:eastAsia="en-US"/>
        </w:rPr>
        <w:t>earch capabilities.</w:t>
      </w:r>
    </w:p>
    <w:p w14:paraId="14AEFF88" w14:textId="77FB521A" w:rsidR="00D24F23" w:rsidRDefault="00D24F23" w:rsidP="007E2CE2">
      <w:pPr>
        <w:rPr>
          <w:rFonts w:eastAsiaTheme="minorEastAsia"/>
          <w:lang w:val="en-US" w:eastAsia="en-US"/>
        </w:rPr>
      </w:pPr>
      <w:r>
        <w:rPr>
          <w:rFonts w:eastAsiaTheme="minorEastAsia"/>
          <w:lang w:val="en-US" w:eastAsia="en-US"/>
        </w:rPr>
        <w:t>As an example, the following URL will retrieve the profiles from the test server where a Patient resource is constrained.</w:t>
      </w:r>
    </w:p>
    <w:p w14:paraId="188DB50A" w14:textId="77777777" w:rsidR="00D24F23" w:rsidRDefault="004B72CF" w:rsidP="007E2CE2">
      <w:pPr>
        <w:rPr>
          <w:rFonts w:eastAsiaTheme="minorEastAsia"/>
          <w:lang w:val="en-US" w:eastAsia="en-US"/>
        </w:rPr>
      </w:pPr>
      <w:hyperlink r:id="rId86" w:history="1">
        <w:r w:rsidR="00D24F23" w:rsidRPr="00003837">
          <w:rPr>
            <w:rStyle w:val="Hyperlink"/>
            <w:rFonts w:eastAsiaTheme="minorEastAsia"/>
            <w:lang w:val="en-US" w:eastAsia="en-US"/>
          </w:rPr>
          <w:t>http://hl7connect.healthintersections.com.au/svc/fhir/profile/search?resource=patient</w:t>
        </w:r>
      </w:hyperlink>
    </w:p>
    <w:p w14:paraId="0F66EFB1" w14:textId="77777777" w:rsidR="00D24F23" w:rsidRDefault="00D24F23" w:rsidP="007E2CE2">
      <w:pPr>
        <w:rPr>
          <w:rFonts w:eastAsiaTheme="minorEastAsia"/>
          <w:lang w:val="en-US" w:eastAsia="en-US"/>
        </w:rPr>
      </w:pPr>
      <w:r>
        <w:rPr>
          <w:rFonts w:eastAsiaTheme="minorEastAsia"/>
          <w:lang w:val="en-US" w:eastAsia="en-US"/>
        </w:rPr>
        <w:t>The result is a bundle containing a single profile, containing a structure element of type Patient that defines the elements of Patient that this sever supports, and the searchParams that are supported. An example is given below.</w:t>
      </w:r>
    </w:p>
    <w:p w14:paraId="7B060F78" w14:textId="77777777" w:rsidR="00D24F23" w:rsidRPr="00D6307A" w:rsidRDefault="00D24F23" w:rsidP="006E55DD">
      <w:pPr>
        <w:pStyle w:val="XML"/>
        <w:rPr>
          <w:lang w:eastAsia="en-US"/>
        </w:rPr>
      </w:pPr>
      <w:r w:rsidRPr="006E55DD">
        <w:t>&lt;searchParam&gt;</w:t>
      </w:r>
      <w:r w:rsidRPr="006E55DD">
        <w:br/>
        <w:t xml:space="preserve">  &lt;name value="name"/&gt;</w:t>
      </w:r>
      <w:r w:rsidRPr="006E55DD">
        <w:br/>
        <w:t xml:space="preserve">  &lt;type value="string"/&gt;</w:t>
      </w:r>
      <w:r w:rsidRPr="006E55DD">
        <w:br/>
        <w:t xml:space="preserve">  &lt;repeats value</w:t>
      </w:r>
      <w:r w:rsidRPr="00D6307A">
        <w:rPr>
          <w:color w:val="FF8040"/>
        </w:rPr>
        <w:t>=</w:t>
      </w:r>
      <w:r w:rsidRPr="00D6307A">
        <w:rPr>
          <w:color w:val="993300"/>
        </w:rPr>
        <w:t>"union"</w:t>
      </w:r>
      <w:r w:rsidRPr="00D6307A">
        <w:t>/&gt;</w:t>
      </w:r>
      <w:r w:rsidRPr="00D6307A">
        <w:rPr>
          <w:color w:val="000000"/>
        </w:rPr>
        <w:br/>
      </w:r>
      <w:r w:rsidRPr="00D6307A">
        <w:t xml:space="preserve">  &lt;documentation</w:t>
      </w:r>
      <w:r w:rsidRPr="00D6307A">
        <w:rPr>
          <w:color w:val="F5844C"/>
        </w:rPr>
        <w:t xml:space="preserve"> value</w:t>
      </w:r>
      <w:r w:rsidRPr="00D6307A">
        <w:rPr>
          <w:color w:val="FF8040"/>
        </w:rPr>
        <w:t>=</w:t>
      </w:r>
      <w:r w:rsidRPr="00D6307A">
        <w:rPr>
          <w:color w:val="993300"/>
        </w:rPr>
        <w:t>"a portion of either family or given name of the patient"</w:t>
      </w:r>
      <w:r w:rsidRPr="00D6307A">
        <w:t>/&gt;</w:t>
      </w:r>
      <w:r w:rsidRPr="00D6307A">
        <w:rPr>
          <w:color w:val="000000"/>
        </w:rPr>
        <w:br/>
      </w:r>
      <w:r w:rsidRPr="00D6307A">
        <w:t>&lt;/searchParam&gt;</w:t>
      </w:r>
    </w:p>
    <w:p w14:paraId="320D6DE4" w14:textId="61662247" w:rsidR="00C14727" w:rsidRDefault="00DB4E38" w:rsidP="000216E9">
      <w:pPr>
        <w:pStyle w:val="Heading1"/>
      </w:pPr>
      <w:r>
        <w:t>Migration from other versions</w:t>
      </w:r>
      <w:bookmarkEnd w:id="291"/>
    </w:p>
    <w:p w14:paraId="5B80CCF8" w14:textId="50B09F2E" w:rsidR="00DB4E38" w:rsidRDefault="00982478" w:rsidP="00DB4E38">
      <w:pPr>
        <w:rPr>
          <w:rFonts w:asciiTheme="minorHAnsi" w:hAnsiTheme="minorHAnsi"/>
        </w:rPr>
      </w:pPr>
      <w:r>
        <w:rPr>
          <w:rFonts w:asciiTheme="minorHAnsi" w:hAnsiTheme="minorHAnsi"/>
        </w:rPr>
        <w:t>&lt;&lt;&lt; direct to grahams blog entries &gt;&gt;&gt;</w:t>
      </w:r>
    </w:p>
    <w:p w14:paraId="7E41CDED" w14:textId="77777777" w:rsidR="00DB4E38" w:rsidRPr="002474DB" w:rsidRDefault="00DB4E38" w:rsidP="00DB4E38">
      <w:pPr>
        <w:pStyle w:val="Heading2"/>
        <w:rPr>
          <w:rFonts w:asciiTheme="minorHAnsi" w:hAnsiTheme="minorHAnsi"/>
        </w:rPr>
      </w:pPr>
    </w:p>
    <w:p w14:paraId="483D8997" w14:textId="77777777" w:rsidR="00C14727" w:rsidRDefault="00C14727" w:rsidP="005A24A5"/>
    <w:p w14:paraId="5AAA190F" w14:textId="181EA0A0" w:rsidR="00FE1F85" w:rsidRDefault="00FE1F85" w:rsidP="004454B2">
      <w:pPr>
        <w:pStyle w:val="Heading1"/>
      </w:pPr>
      <w:bookmarkStart w:id="292" w:name="_Toc229627763"/>
      <w:r>
        <w:t>Quiz</w:t>
      </w:r>
    </w:p>
    <w:p w14:paraId="2CCE8A45" w14:textId="77777777" w:rsidR="0084725A" w:rsidRDefault="0084725A" w:rsidP="00FE1F85"/>
    <w:p w14:paraId="73527571" w14:textId="2704C1C6" w:rsidR="006E00EF" w:rsidRDefault="006E00EF" w:rsidP="00FE1F85">
      <w:r>
        <w:t>1. Which interoperability paradigms are supported by FHIR</w:t>
      </w:r>
    </w:p>
    <w:p w14:paraId="34121AE9" w14:textId="0BB91FDA" w:rsidR="006E00EF" w:rsidRDefault="006E00EF" w:rsidP="000E668A">
      <w:pPr>
        <w:pStyle w:val="ListParagraph"/>
        <w:numPr>
          <w:ilvl w:val="0"/>
          <w:numId w:val="45"/>
        </w:numPr>
      </w:pPr>
      <w:r>
        <w:t>REST</w:t>
      </w:r>
    </w:p>
    <w:p w14:paraId="707D231E" w14:textId="36EC1F81" w:rsidR="006E00EF" w:rsidRDefault="006E00EF" w:rsidP="000E668A">
      <w:pPr>
        <w:pStyle w:val="ListParagraph"/>
        <w:numPr>
          <w:ilvl w:val="0"/>
          <w:numId w:val="45"/>
        </w:numPr>
      </w:pPr>
      <w:r>
        <w:t>Messaging</w:t>
      </w:r>
    </w:p>
    <w:p w14:paraId="661A08B9" w14:textId="31B0689A" w:rsidR="006E00EF" w:rsidRDefault="006E00EF" w:rsidP="000E668A">
      <w:pPr>
        <w:pStyle w:val="ListParagraph"/>
        <w:numPr>
          <w:ilvl w:val="0"/>
          <w:numId w:val="45"/>
        </w:numPr>
      </w:pPr>
      <w:r>
        <w:t xml:space="preserve">FTP </w:t>
      </w:r>
    </w:p>
    <w:p w14:paraId="58079BAD" w14:textId="4D8CB3BD" w:rsidR="006E00EF" w:rsidRDefault="006E00EF" w:rsidP="000E668A">
      <w:pPr>
        <w:pStyle w:val="ListParagraph"/>
        <w:numPr>
          <w:ilvl w:val="0"/>
          <w:numId w:val="45"/>
        </w:numPr>
      </w:pPr>
      <w:r>
        <w:t>Documents</w:t>
      </w:r>
    </w:p>
    <w:p w14:paraId="1B8161AC" w14:textId="29D8329A" w:rsidR="006E00EF" w:rsidRDefault="006E00EF" w:rsidP="000E668A">
      <w:pPr>
        <w:pStyle w:val="ListParagraph"/>
        <w:numPr>
          <w:ilvl w:val="0"/>
          <w:numId w:val="45"/>
        </w:numPr>
      </w:pPr>
      <w:r>
        <w:t>Services</w:t>
      </w:r>
    </w:p>
    <w:p w14:paraId="5D56DE92" w14:textId="314D6D8E" w:rsidR="004E7C42" w:rsidRDefault="00AE7F29" w:rsidP="009C1956">
      <w:r>
        <w:t xml:space="preserve">2. </w:t>
      </w:r>
      <w:r w:rsidR="004E7C42">
        <w:t>FHIR resourc</w:t>
      </w:r>
      <w:r w:rsidR="004E3E41">
        <w:t>es</w:t>
      </w:r>
    </w:p>
    <w:p w14:paraId="325B7E36" w14:textId="6530E882" w:rsidR="004E3E41" w:rsidRDefault="004E3E41" w:rsidP="004E3E41">
      <w:pPr>
        <w:pStyle w:val="ListParagraph"/>
        <w:numPr>
          <w:ilvl w:val="0"/>
          <w:numId w:val="52"/>
        </w:numPr>
      </w:pPr>
      <w:r>
        <w:lastRenderedPageBreak/>
        <w:t>Contain Core data, Extensions and a Narrative</w:t>
      </w:r>
    </w:p>
    <w:p w14:paraId="1679C6C0" w14:textId="56B1EBE2" w:rsidR="004E3E41" w:rsidRDefault="004E3E41" w:rsidP="004E3E41">
      <w:pPr>
        <w:pStyle w:val="ListParagraph"/>
        <w:numPr>
          <w:ilvl w:val="0"/>
          <w:numId w:val="52"/>
        </w:numPr>
      </w:pPr>
      <w:r>
        <w:t>As with CDA, the Narrative must contain all structured data.</w:t>
      </w:r>
    </w:p>
    <w:p w14:paraId="02B31213" w14:textId="0E3C064F" w:rsidR="004E3E41" w:rsidRDefault="00E73D04" w:rsidP="004E3E41">
      <w:pPr>
        <w:pStyle w:val="ListParagraph"/>
        <w:numPr>
          <w:ilvl w:val="0"/>
          <w:numId w:val="52"/>
        </w:numPr>
      </w:pPr>
      <w:r>
        <w:t>Have their logical Id as part of the core data</w:t>
      </w:r>
    </w:p>
    <w:p w14:paraId="467193B3" w14:textId="5828139C" w:rsidR="00E73D04" w:rsidRDefault="00E73D04" w:rsidP="004E3E41">
      <w:pPr>
        <w:pStyle w:val="ListParagraph"/>
        <w:numPr>
          <w:ilvl w:val="0"/>
          <w:numId w:val="52"/>
        </w:numPr>
      </w:pPr>
      <w:r>
        <w:t>Have metadata which include the date last updated</w:t>
      </w:r>
    </w:p>
    <w:p w14:paraId="107FA4ED" w14:textId="6FF15379" w:rsidR="004E3E41" w:rsidRDefault="0027403E" w:rsidP="00C9015A">
      <w:pPr>
        <w:pStyle w:val="ListParagraph"/>
        <w:numPr>
          <w:ilvl w:val="0"/>
          <w:numId w:val="52"/>
        </w:numPr>
      </w:pPr>
      <w:r>
        <w:t>Need special attributes to support versioning</w:t>
      </w:r>
    </w:p>
    <w:p w14:paraId="4BAD89FE" w14:textId="0270A4ED" w:rsidR="009C1956" w:rsidRDefault="00AE7F29" w:rsidP="009C1956">
      <w:r>
        <w:t xml:space="preserve">3. </w:t>
      </w:r>
      <w:r w:rsidR="009C1956">
        <w:t xml:space="preserve">A </w:t>
      </w:r>
      <w:r w:rsidR="00EA2913">
        <w:t>transaction</w:t>
      </w:r>
      <w:r w:rsidR="009C1956">
        <w:t xml:space="preserve"> in FHIR:</w:t>
      </w:r>
    </w:p>
    <w:p w14:paraId="5B93AD8A" w14:textId="77777777" w:rsidR="009C1956" w:rsidRDefault="009C1956" w:rsidP="009C1956">
      <w:pPr>
        <w:pStyle w:val="ListParagraph"/>
        <w:numPr>
          <w:ilvl w:val="0"/>
          <w:numId w:val="49"/>
        </w:numPr>
      </w:pPr>
      <w:r>
        <w:t>Is structurally the same as an Atom feed</w:t>
      </w:r>
    </w:p>
    <w:p w14:paraId="4B755FEC" w14:textId="77777777" w:rsidR="009C1956" w:rsidRDefault="009C1956" w:rsidP="009C1956">
      <w:pPr>
        <w:pStyle w:val="ListParagraph"/>
        <w:numPr>
          <w:ilvl w:val="0"/>
          <w:numId w:val="49"/>
        </w:numPr>
      </w:pPr>
      <w:r>
        <w:t>Is only available for XML formats</w:t>
      </w:r>
    </w:p>
    <w:p w14:paraId="70EDC3F0" w14:textId="77777777" w:rsidR="009C1956" w:rsidRDefault="009C1956" w:rsidP="009C1956">
      <w:pPr>
        <w:pStyle w:val="ListParagraph"/>
        <w:numPr>
          <w:ilvl w:val="0"/>
          <w:numId w:val="49"/>
        </w:numPr>
      </w:pPr>
      <w:r>
        <w:t>Is used for search results. History uses a different structure.</w:t>
      </w:r>
    </w:p>
    <w:p w14:paraId="6C82BAE8" w14:textId="77777777" w:rsidR="009C1956" w:rsidRDefault="009C1956" w:rsidP="009C1956">
      <w:pPr>
        <w:pStyle w:val="ListParagraph"/>
        <w:numPr>
          <w:ilvl w:val="0"/>
          <w:numId w:val="49"/>
        </w:numPr>
      </w:pPr>
      <w:r>
        <w:t>Does not support paging of results</w:t>
      </w:r>
    </w:p>
    <w:p w14:paraId="6E4945B2" w14:textId="77777777" w:rsidR="009C1956" w:rsidRDefault="009C1956" w:rsidP="009C1956">
      <w:pPr>
        <w:pStyle w:val="ListParagraph"/>
        <w:numPr>
          <w:ilvl w:val="0"/>
          <w:numId w:val="49"/>
        </w:numPr>
      </w:pPr>
      <w:r>
        <w:t>Includes a single resource type only</w:t>
      </w:r>
    </w:p>
    <w:p w14:paraId="0C03C1C4" w14:textId="3673BE63" w:rsidR="009C1956" w:rsidRDefault="00AE7F29" w:rsidP="009C1956">
      <w:r>
        <w:t xml:space="preserve">4. </w:t>
      </w:r>
      <w:r w:rsidR="009C1956">
        <w:t>Resource Extensions:</w:t>
      </w:r>
    </w:p>
    <w:p w14:paraId="072D38AD" w14:textId="77777777" w:rsidR="009C1956" w:rsidRDefault="009C1956" w:rsidP="009C1956">
      <w:pPr>
        <w:pStyle w:val="ListParagraph"/>
        <w:numPr>
          <w:ilvl w:val="0"/>
          <w:numId w:val="50"/>
        </w:numPr>
      </w:pPr>
      <w:r>
        <w:t>Are available for specified resources only</w:t>
      </w:r>
    </w:p>
    <w:p w14:paraId="6CE3E85C" w14:textId="77777777" w:rsidR="009C1956" w:rsidRDefault="009C1956" w:rsidP="009C1956">
      <w:pPr>
        <w:pStyle w:val="ListParagraph"/>
        <w:numPr>
          <w:ilvl w:val="0"/>
          <w:numId w:val="50"/>
        </w:numPr>
      </w:pPr>
      <w:r>
        <w:t>Need to be defined by HL7 International</w:t>
      </w:r>
    </w:p>
    <w:p w14:paraId="7E56155E" w14:textId="77777777" w:rsidR="009C1956" w:rsidRDefault="009C1956" w:rsidP="009C1956">
      <w:pPr>
        <w:pStyle w:val="ListParagraph"/>
        <w:numPr>
          <w:ilvl w:val="0"/>
          <w:numId w:val="50"/>
        </w:numPr>
      </w:pPr>
      <w:r>
        <w:t>Can contain any data type</w:t>
      </w:r>
    </w:p>
    <w:p w14:paraId="477EB268" w14:textId="77777777" w:rsidR="009C1956" w:rsidRDefault="009C1956" w:rsidP="009C1956">
      <w:pPr>
        <w:pStyle w:val="ListParagraph"/>
        <w:numPr>
          <w:ilvl w:val="0"/>
          <w:numId w:val="50"/>
        </w:numPr>
      </w:pPr>
      <w:r>
        <w:t>Are defined in a Profile resource</w:t>
      </w:r>
    </w:p>
    <w:p w14:paraId="628F11FA" w14:textId="3EFD3784" w:rsidR="009C1956" w:rsidRDefault="009C1956" w:rsidP="009C1956">
      <w:pPr>
        <w:pStyle w:val="ListParagraph"/>
        <w:numPr>
          <w:ilvl w:val="0"/>
          <w:numId w:val="50"/>
        </w:numPr>
      </w:pPr>
      <w:r>
        <w:t>Support the concept of ‘</w:t>
      </w:r>
      <w:r w:rsidR="00662625">
        <w:t>isModifier’ for extensions that a client must understand.</w:t>
      </w:r>
    </w:p>
    <w:p w14:paraId="25B187A0" w14:textId="115BAED7" w:rsidR="009C1956" w:rsidRDefault="00AE7F29" w:rsidP="009C1956">
      <w:r>
        <w:t xml:space="preserve">5. </w:t>
      </w:r>
      <w:r w:rsidR="009C1956">
        <w:t>Resource Datatypes</w:t>
      </w:r>
    </w:p>
    <w:p w14:paraId="26ACDCDE" w14:textId="6DEA37DB" w:rsidR="009C1956" w:rsidRDefault="009C1956" w:rsidP="009C1956">
      <w:pPr>
        <w:pStyle w:val="ListParagraph"/>
        <w:numPr>
          <w:ilvl w:val="0"/>
          <w:numId w:val="51"/>
        </w:numPr>
      </w:pPr>
      <w:r>
        <w:t>Are the same as the v3 datatypes</w:t>
      </w:r>
    </w:p>
    <w:p w14:paraId="6D36E488" w14:textId="7207CE38" w:rsidR="009C1956" w:rsidRDefault="009C1956" w:rsidP="009C1956">
      <w:pPr>
        <w:pStyle w:val="ListParagraph"/>
        <w:numPr>
          <w:ilvl w:val="0"/>
          <w:numId w:val="51"/>
        </w:numPr>
      </w:pPr>
      <w:r>
        <w:t>Include the concept of a resource reference, where one resource can refer to another.</w:t>
      </w:r>
    </w:p>
    <w:p w14:paraId="4A37E4F1" w14:textId="6CDE0F4D" w:rsidR="004E7C42" w:rsidRDefault="001652AD" w:rsidP="009C1956">
      <w:pPr>
        <w:pStyle w:val="ListParagraph"/>
        <w:numPr>
          <w:ilvl w:val="0"/>
          <w:numId w:val="51"/>
        </w:numPr>
      </w:pPr>
      <w:r>
        <w:t xml:space="preserve">Only have basic datatypes – it is the responsibility </w:t>
      </w:r>
      <w:r w:rsidR="00BF187D">
        <w:t xml:space="preserve">of each resource </w:t>
      </w:r>
      <w:r w:rsidR="00AE7F29">
        <w:t>to define the more complex ones.</w:t>
      </w:r>
    </w:p>
    <w:p w14:paraId="18B79047" w14:textId="38554583" w:rsidR="00BB1033" w:rsidRDefault="00AE7F29" w:rsidP="00602211">
      <w:pPr>
        <w:pStyle w:val="ListParagraph"/>
        <w:numPr>
          <w:ilvl w:val="0"/>
          <w:numId w:val="51"/>
        </w:numPr>
      </w:pPr>
      <w:r>
        <w:t>Has the CodeableConcept for representing coded data</w:t>
      </w:r>
    </w:p>
    <w:p w14:paraId="2E951714" w14:textId="054F348B" w:rsidR="0084725A" w:rsidRDefault="00AE7F29" w:rsidP="00FE1F85">
      <w:r>
        <w:t xml:space="preserve">6. </w:t>
      </w:r>
      <w:r w:rsidR="0084725A">
        <w:t>Which of the following statements are true about REST</w:t>
      </w:r>
    </w:p>
    <w:p w14:paraId="28A31563" w14:textId="6333C694" w:rsidR="0084725A" w:rsidRDefault="0084725A" w:rsidP="000E668A">
      <w:pPr>
        <w:pStyle w:val="ListParagraph"/>
        <w:numPr>
          <w:ilvl w:val="0"/>
          <w:numId w:val="46"/>
        </w:numPr>
      </w:pPr>
      <w:r>
        <w:t xml:space="preserve">Any implementation that involves transferring XML documents over HTTP is REST </w:t>
      </w:r>
    </w:p>
    <w:p w14:paraId="5455FA53" w14:textId="6C9EE1AF" w:rsidR="0084725A" w:rsidRDefault="0084725A" w:rsidP="000E668A">
      <w:pPr>
        <w:pStyle w:val="ListParagraph"/>
        <w:numPr>
          <w:ilvl w:val="0"/>
          <w:numId w:val="46"/>
        </w:numPr>
      </w:pPr>
      <w:r>
        <w:t>The difference between POST and PUT is that POST is secure, and PUT is not.</w:t>
      </w:r>
    </w:p>
    <w:p w14:paraId="017124D6" w14:textId="34CF3B85" w:rsidR="0084725A" w:rsidRDefault="0084725A" w:rsidP="000E668A">
      <w:pPr>
        <w:pStyle w:val="ListParagraph"/>
        <w:numPr>
          <w:ilvl w:val="0"/>
          <w:numId w:val="46"/>
        </w:numPr>
      </w:pPr>
      <w:r>
        <w:t>If you want the server to assign the id for a resource, then POST is the appropriate verb to use</w:t>
      </w:r>
    </w:p>
    <w:p w14:paraId="53DBDD8D" w14:textId="7F068CA6" w:rsidR="0084725A" w:rsidRDefault="000E668A" w:rsidP="000E668A">
      <w:pPr>
        <w:pStyle w:val="ListParagraph"/>
        <w:numPr>
          <w:ilvl w:val="0"/>
          <w:numId w:val="46"/>
        </w:numPr>
      </w:pPr>
      <w:r>
        <w:t xml:space="preserve">Both GET and PUT are idempotent – you can issue them more than once if you need to </w:t>
      </w:r>
    </w:p>
    <w:p w14:paraId="3CFF64E5" w14:textId="3A589100" w:rsidR="0084725A" w:rsidRDefault="00602211" w:rsidP="00FE1F85">
      <w:r>
        <w:t xml:space="preserve">7. </w:t>
      </w:r>
      <w:r w:rsidR="00BB1033">
        <w:t xml:space="preserve">The FHIR implementation of </w:t>
      </w:r>
      <w:r w:rsidR="00D25DCC">
        <w:t>REST</w:t>
      </w:r>
      <w:r w:rsidR="00BB1033">
        <w:t>:</w:t>
      </w:r>
    </w:p>
    <w:p w14:paraId="3640D353" w14:textId="46049E82" w:rsidR="00BB1033" w:rsidRDefault="00BB1033" w:rsidP="00BB1033">
      <w:pPr>
        <w:pStyle w:val="ListParagraph"/>
        <w:numPr>
          <w:ilvl w:val="0"/>
          <w:numId w:val="48"/>
        </w:numPr>
      </w:pPr>
      <w:r>
        <w:t>Uses special versions of the resource that are REST specific</w:t>
      </w:r>
    </w:p>
    <w:p w14:paraId="3869984D" w14:textId="1BD2E026" w:rsidR="00BB1033" w:rsidRDefault="00BB1033" w:rsidP="00BB1033">
      <w:pPr>
        <w:pStyle w:val="ListParagraph"/>
        <w:numPr>
          <w:ilvl w:val="0"/>
          <w:numId w:val="48"/>
        </w:numPr>
      </w:pPr>
      <w:r>
        <w:t>Allows a user to specify whether they wish to receive the results of a query in XML or JSON</w:t>
      </w:r>
      <w:r w:rsidR="00F32BC7">
        <w:t xml:space="preserve"> using either the ‘Accepts’ header or the _format query parameter</w:t>
      </w:r>
    </w:p>
    <w:p w14:paraId="7BEE3BD0" w14:textId="2B128BDA" w:rsidR="00BB1033" w:rsidRDefault="00BB1033" w:rsidP="00BB1033">
      <w:pPr>
        <w:pStyle w:val="ListParagraph"/>
        <w:numPr>
          <w:ilvl w:val="0"/>
          <w:numId w:val="48"/>
        </w:numPr>
      </w:pPr>
      <w:r>
        <w:t>Only supports XML when updating a resource</w:t>
      </w:r>
    </w:p>
    <w:p w14:paraId="3BDD1244" w14:textId="71E2D1B1" w:rsidR="00BB1033" w:rsidRDefault="00BB1033" w:rsidP="00BB1033">
      <w:pPr>
        <w:pStyle w:val="ListParagraph"/>
        <w:numPr>
          <w:ilvl w:val="0"/>
          <w:numId w:val="48"/>
        </w:numPr>
      </w:pPr>
      <w:r>
        <w:t>Has metadata that indicates whether a resource can be updated</w:t>
      </w:r>
    </w:p>
    <w:p w14:paraId="018BF92D" w14:textId="259362CC" w:rsidR="00BB1033" w:rsidRDefault="00BB1033" w:rsidP="00BB1033">
      <w:pPr>
        <w:pStyle w:val="ListParagraph"/>
        <w:numPr>
          <w:ilvl w:val="0"/>
          <w:numId w:val="48"/>
        </w:numPr>
      </w:pPr>
      <w:r>
        <w:t>By default returns the most recent version of a resource on a GET</w:t>
      </w:r>
    </w:p>
    <w:p w14:paraId="47420FDC" w14:textId="77777777" w:rsidR="00BB1033" w:rsidRDefault="00BB1033" w:rsidP="00FE1F85"/>
    <w:p w14:paraId="4D609E21" w14:textId="72BF81BE" w:rsidR="0027403E" w:rsidRDefault="00602211" w:rsidP="00FE1F85">
      <w:r>
        <w:t xml:space="preserve">8. </w:t>
      </w:r>
      <w:r w:rsidR="0027403E">
        <w:t>When GETting a single resource by its Id:</w:t>
      </w:r>
    </w:p>
    <w:p w14:paraId="0E9F326E" w14:textId="1A55565E" w:rsidR="0027403E" w:rsidRDefault="0027403E" w:rsidP="00AB4ADA">
      <w:pPr>
        <w:pStyle w:val="ListParagraph"/>
        <w:numPr>
          <w:ilvl w:val="0"/>
          <w:numId w:val="53"/>
        </w:numPr>
      </w:pPr>
      <w:r>
        <w:t>The most recent version of that resource is always returned</w:t>
      </w:r>
    </w:p>
    <w:p w14:paraId="4E4A5CAE" w14:textId="1E3DC313" w:rsidR="00AB4ADA" w:rsidRDefault="00AB4ADA" w:rsidP="00AB4ADA">
      <w:pPr>
        <w:pStyle w:val="ListParagraph"/>
        <w:numPr>
          <w:ilvl w:val="0"/>
          <w:numId w:val="53"/>
        </w:numPr>
      </w:pPr>
      <w:r>
        <w:t>If the resource has been deleted, the status code will be 410</w:t>
      </w:r>
    </w:p>
    <w:p w14:paraId="1789D85A" w14:textId="442747A1" w:rsidR="00AB4ADA" w:rsidRDefault="00AB4ADA" w:rsidP="00AB4ADA">
      <w:pPr>
        <w:pStyle w:val="ListParagraph"/>
        <w:numPr>
          <w:ilvl w:val="0"/>
          <w:numId w:val="53"/>
        </w:numPr>
      </w:pPr>
      <w:r>
        <w:lastRenderedPageBreak/>
        <w:t xml:space="preserve">The version specific resource </w:t>
      </w:r>
      <w:r w:rsidR="00C237AF">
        <w:t>url is in the ‘content-location’ header in the response</w:t>
      </w:r>
    </w:p>
    <w:p w14:paraId="112B45F3" w14:textId="7CF20D13" w:rsidR="00C237AF" w:rsidRDefault="00D25DCC" w:rsidP="00AB4ADA">
      <w:pPr>
        <w:pStyle w:val="ListParagraph"/>
        <w:numPr>
          <w:ilvl w:val="0"/>
          <w:numId w:val="53"/>
        </w:numPr>
      </w:pPr>
      <w:r>
        <w:t>If the resource does not exist the status code is 404</w:t>
      </w:r>
    </w:p>
    <w:p w14:paraId="19AC2AC8" w14:textId="1DAC239D" w:rsidR="00D25DCC" w:rsidRDefault="00D25DCC" w:rsidP="00AB4ADA">
      <w:pPr>
        <w:pStyle w:val="ListParagraph"/>
        <w:numPr>
          <w:ilvl w:val="0"/>
          <w:numId w:val="53"/>
        </w:numPr>
      </w:pPr>
      <w:r>
        <w:t>FHIR defines the security mechanisms that control access to a resource</w:t>
      </w:r>
    </w:p>
    <w:p w14:paraId="5AE8F627" w14:textId="122B3236" w:rsidR="00F32BC7" w:rsidRDefault="00F32BC7" w:rsidP="00AB4ADA">
      <w:pPr>
        <w:pStyle w:val="ListParagraph"/>
        <w:numPr>
          <w:ilvl w:val="0"/>
          <w:numId w:val="53"/>
        </w:numPr>
      </w:pPr>
      <w:r>
        <w:t>The logicalId of the resource is preceded by ‘@’</w:t>
      </w:r>
    </w:p>
    <w:p w14:paraId="1E320AD3" w14:textId="77777777" w:rsidR="00F32BC7" w:rsidRDefault="00F32BC7" w:rsidP="00B644F2">
      <w:pPr>
        <w:pStyle w:val="ListParagraph"/>
        <w:ind w:left="1004"/>
      </w:pPr>
    </w:p>
    <w:p w14:paraId="1BFB7F74" w14:textId="37E14093" w:rsidR="0027403E" w:rsidRDefault="00602211" w:rsidP="00FE1F85">
      <w:r>
        <w:t xml:space="preserve">9. </w:t>
      </w:r>
      <w:r w:rsidR="00D25DCC">
        <w:t>To create a new resource, you can use any of the following:</w:t>
      </w:r>
    </w:p>
    <w:p w14:paraId="09231BA6" w14:textId="398E1C55" w:rsidR="00D25DCC" w:rsidRDefault="00D25DCC" w:rsidP="00D25DCC">
      <w:pPr>
        <w:pStyle w:val="ListParagraph"/>
        <w:numPr>
          <w:ilvl w:val="0"/>
          <w:numId w:val="54"/>
        </w:numPr>
      </w:pPr>
      <w:r>
        <w:t>PUT the new resource to the location you wish it to be stored – eg [service-url</w:t>
      </w:r>
      <w:r w:rsidR="00F32BC7">
        <w:t>]/[resourcetype]/@{id}</w:t>
      </w:r>
      <w:r w:rsidR="00B644F2">
        <w:t>. The client must supply the Id.</w:t>
      </w:r>
    </w:p>
    <w:p w14:paraId="305149EF" w14:textId="04D30724" w:rsidR="00B644F2" w:rsidRDefault="00B644F2" w:rsidP="00D25DCC">
      <w:pPr>
        <w:pStyle w:val="ListParagraph"/>
        <w:numPr>
          <w:ilvl w:val="0"/>
          <w:numId w:val="54"/>
        </w:numPr>
      </w:pPr>
      <w:r>
        <w:t xml:space="preserve">POST the new resource to the resource root – </w:t>
      </w:r>
      <w:r w:rsidR="005F023D">
        <w:t>e.g.</w:t>
      </w:r>
      <w:r>
        <w:t xml:space="preserve"> [service-url]/[resourcetype]</w:t>
      </w:r>
      <w:r w:rsidR="005F023D">
        <w:t>. The server will assign the resource Id which will be in the url in ‘content-location’ header</w:t>
      </w:r>
    </w:p>
    <w:p w14:paraId="2EC5A700" w14:textId="09972B1D" w:rsidR="005F023D" w:rsidRDefault="005F023D" w:rsidP="00D25DCC">
      <w:pPr>
        <w:pStyle w:val="ListParagraph"/>
        <w:numPr>
          <w:ilvl w:val="0"/>
          <w:numId w:val="54"/>
        </w:numPr>
      </w:pPr>
      <w:r>
        <w:t xml:space="preserve">Place the resource in a </w:t>
      </w:r>
      <w:r w:rsidR="00314DE3">
        <w:t>transaction bundle</w:t>
      </w:r>
      <w:r>
        <w:t xml:space="preserve"> and POST to the server root.</w:t>
      </w:r>
      <w:r w:rsidR="00314DE3">
        <w:t xml:space="preserve"> </w:t>
      </w:r>
    </w:p>
    <w:p w14:paraId="6CA9E91B" w14:textId="08E6708D" w:rsidR="0027403E" w:rsidRDefault="00314DE3" w:rsidP="00C9015A">
      <w:pPr>
        <w:pStyle w:val="ListParagraph"/>
        <w:numPr>
          <w:ilvl w:val="0"/>
          <w:numId w:val="54"/>
        </w:numPr>
      </w:pPr>
      <w:r>
        <w:t xml:space="preserve">Send the individual elements of the resource as </w:t>
      </w:r>
      <w:r w:rsidR="00A61893">
        <w:t>with an HTML Form to the same location as for a PUT or a POST. The server will create a resource from the form data.</w:t>
      </w:r>
    </w:p>
    <w:p w14:paraId="6D9F4238" w14:textId="0C3847C2" w:rsidR="006E00EF" w:rsidRDefault="00602211" w:rsidP="00FE1F85">
      <w:r>
        <w:t>10</w:t>
      </w:r>
      <w:r w:rsidR="006E00EF">
        <w:t>. How Does a List resource manage other resources</w:t>
      </w:r>
      <w:r w:rsidR="0084725A">
        <w:t xml:space="preserve"> in a document</w:t>
      </w:r>
    </w:p>
    <w:p w14:paraId="083E7927" w14:textId="0C8FEC7D" w:rsidR="006E00EF" w:rsidRDefault="006E00EF" w:rsidP="000E668A">
      <w:pPr>
        <w:pStyle w:val="ListParagraph"/>
        <w:numPr>
          <w:ilvl w:val="0"/>
          <w:numId w:val="47"/>
        </w:numPr>
      </w:pPr>
      <w:r>
        <w:t>it refers to the them</w:t>
      </w:r>
    </w:p>
    <w:p w14:paraId="1334E408" w14:textId="67B1237E" w:rsidR="006E00EF" w:rsidRDefault="006E00EF" w:rsidP="000E668A">
      <w:pPr>
        <w:pStyle w:val="ListParagraph"/>
        <w:numPr>
          <w:ilvl w:val="0"/>
          <w:numId w:val="47"/>
        </w:numPr>
      </w:pPr>
      <w:r>
        <w:t>it contains them</w:t>
      </w:r>
    </w:p>
    <w:p w14:paraId="3AEDC15F" w14:textId="104ABE3A" w:rsidR="006E00EF" w:rsidRPr="00FE1F85" w:rsidRDefault="00387713" w:rsidP="000E668A">
      <w:pPr>
        <w:pStyle w:val="ListParagraph"/>
        <w:numPr>
          <w:ilvl w:val="0"/>
          <w:numId w:val="47"/>
        </w:numPr>
      </w:pPr>
      <w:r>
        <w:t>You don’t have List resources in a Document</w:t>
      </w:r>
    </w:p>
    <w:p w14:paraId="10F05380" w14:textId="1B3E880F" w:rsidR="00C14727" w:rsidRDefault="004454B2" w:rsidP="004454B2">
      <w:pPr>
        <w:pStyle w:val="Heading1"/>
      </w:pPr>
      <w:r>
        <w:t>Exercise</w:t>
      </w:r>
      <w:r w:rsidR="00FC3067">
        <w:t>s</w:t>
      </w:r>
      <w:bookmarkEnd w:id="292"/>
    </w:p>
    <w:p w14:paraId="2281069C" w14:textId="77777777" w:rsidR="008236F3" w:rsidRDefault="008236F3" w:rsidP="004454B2"/>
    <w:p w14:paraId="4AE74BF6" w14:textId="17428A68" w:rsidR="008236F3" w:rsidRDefault="008236F3" w:rsidP="000E668A">
      <w:pPr>
        <w:pStyle w:val="ListParagraph"/>
        <w:numPr>
          <w:ilvl w:val="0"/>
          <w:numId w:val="39"/>
        </w:numPr>
      </w:pPr>
      <w:r>
        <w:t>GET a resource for a specific id (=5) and paste result to moodle</w:t>
      </w:r>
      <w:r w:rsidR="002F0389">
        <w:t xml:space="preserve"> – both xml &amp; json</w:t>
      </w:r>
    </w:p>
    <w:p w14:paraId="7384F39C" w14:textId="181C38D4" w:rsidR="00D732D1" w:rsidRDefault="00D732D1" w:rsidP="004454B2">
      <w:r>
        <w:t>2.</w:t>
      </w:r>
      <w:r w:rsidR="00C9015A">
        <w:t xml:space="preserve"> Add a new resource</w:t>
      </w:r>
    </w:p>
    <w:p w14:paraId="05AE4B48" w14:textId="49EEB7CF" w:rsidR="00D732D1" w:rsidRDefault="00D732D1" w:rsidP="004454B2">
      <w:r>
        <w:tab/>
        <w:t xml:space="preserve">we supply ‘blank resource template – </w:t>
      </w:r>
      <w:r w:rsidR="00E36E21">
        <w:t>for a patient</w:t>
      </w:r>
      <w:r>
        <w:t xml:space="preserve"> (must fail)</w:t>
      </w:r>
    </w:p>
    <w:p w14:paraId="1CAD934B" w14:textId="5F01535B" w:rsidR="00D732D1" w:rsidRDefault="00D732D1" w:rsidP="004454B2">
      <w:r>
        <w:tab/>
        <w:t>they add data &amp; post</w:t>
      </w:r>
    </w:p>
    <w:p w14:paraId="3CB74C92" w14:textId="62F76FAC" w:rsidR="00D732D1" w:rsidRDefault="00D732D1" w:rsidP="004454B2">
      <w:r>
        <w:tab/>
        <w:t>they search for that based on name</w:t>
      </w:r>
    </w:p>
    <w:p w14:paraId="50E7AD7D" w14:textId="6779390B" w:rsidR="00D732D1" w:rsidRDefault="00D732D1" w:rsidP="004454B2">
      <w:r>
        <w:tab/>
        <w:t>they GET by id</w:t>
      </w:r>
    </w:p>
    <w:p w14:paraId="4983FC77" w14:textId="5FA10CF5" w:rsidR="00D732D1" w:rsidRDefault="00D732D1" w:rsidP="004454B2">
      <w:r>
        <w:tab/>
        <w:t>return resource</w:t>
      </w:r>
    </w:p>
    <w:p w14:paraId="308E56B4" w14:textId="77777777" w:rsidR="00D732D1" w:rsidRDefault="00D732D1" w:rsidP="004454B2"/>
    <w:p w14:paraId="74336D90" w14:textId="20B0F6C6" w:rsidR="00D732D1" w:rsidRDefault="00C9015A" w:rsidP="004454B2">
      <w:r>
        <w:tab/>
        <w:t xml:space="preserve">3. </w:t>
      </w:r>
      <w:r w:rsidR="00D732D1">
        <w:t xml:space="preserve">Additional exercises </w:t>
      </w:r>
    </w:p>
    <w:p w14:paraId="4E82A986" w14:textId="77777777" w:rsidR="00D732D1" w:rsidRDefault="00D732D1" w:rsidP="004454B2"/>
    <w:p w14:paraId="7ECC1B64" w14:textId="7C675540" w:rsidR="00805E02" w:rsidRDefault="00805E02" w:rsidP="004454B2">
      <w:r>
        <w:t>Update it</w:t>
      </w:r>
      <w:r w:rsidR="000B4788">
        <w:t xml:space="preserve"> to indicate that the patient has died. (Hint: you will need to look at the spec)</w:t>
      </w:r>
    </w:p>
    <w:p w14:paraId="7C0F92BD" w14:textId="3FF7CF17" w:rsidR="00805E02" w:rsidRDefault="00805E02" w:rsidP="004454B2">
      <w:r>
        <w:t>Get the version history</w:t>
      </w:r>
    </w:p>
    <w:p w14:paraId="7AB62775" w14:textId="669BA266" w:rsidR="00805E02" w:rsidRDefault="00805E02" w:rsidP="004454B2">
      <w:r>
        <w:t>Get a specific version</w:t>
      </w:r>
    </w:p>
    <w:p w14:paraId="39149B6E" w14:textId="7E3E8471" w:rsidR="00805E02" w:rsidRDefault="000B4788" w:rsidP="004454B2">
      <w:r>
        <w:t>Send to us</w:t>
      </w:r>
    </w:p>
    <w:p w14:paraId="3B68A682" w14:textId="77777777" w:rsidR="00C14727" w:rsidRDefault="00C14727" w:rsidP="004454B2">
      <w:pPr>
        <w:pBdr>
          <w:bottom w:val="single" w:sz="6" w:space="1" w:color="auto"/>
        </w:pBdr>
      </w:pPr>
    </w:p>
    <w:p w14:paraId="5A596DA5" w14:textId="77777777" w:rsidR="00C20149" w:rsidRDefault="00C20149" w:rsidP="00C20149"/>
    <w:p w14:paraId="08055DF0" w14:textId="77777777" w:rsidR="00C20149" w:rsidRPr="00C20149" w:rsidRDefault="00C20149" w:rsidP="00C20149"/>
    <w:sectPr w:rsidR="00C20149" w:rsidRPr="00C20149" w:rsidSect="00A33757">
      <w:footerReference w:type="even" r:id="rId87"/>
      <w:footerReference w:type="default" r:id="rId88"/>
      <w:pgSz w:w="11900" w:h="1682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6" w:author="Lloyd McKenzie" w:date="2013-06-03T09:18:00Z" w:initials="LRM">
    <w:p w14:paraId="777EAF05" w14:textId="520D4036" w:rsidR="00D62BC9" w:rsidRDefault="00D62BC9">
      <w:pPr>
        <w:pStyle w:val="CommentText"/>
      </w:pPr>
      <w:r>
        <w:rPr>
          <w:rStyle w:val="CommentReference"/>
        </w:rPr>
        <w:annotationRef/>
      </w:r>
      <w:r w:rsidR="000F1632">
        <w:t xml:space="preserve">Should add </w:t>
      </w:r>
    </w:p>
  </w:comment>
  <w:comment w:id="104" w:author="Lloyd McKenzie" w:date="2013-06-03T09:18:00Z" w:initials="LRM">
    <w:p w14:paraId="1595AE7A" w14:textId="2A5333E5" w:rsidR="00462083" w:rsidRDefault="00462083" w:rsidP="00462083">
      <w:pPr>
        <w:pStyle w:val="CommentText"/>
        <w:ind w:left="720" w:hanging="436"/>
      </w:pPr>
      <w:r>
        <w:rPr>
          <w:rStyle w:val="CommentReference"/>
        </w:rPr>
        <w:annotationRef/>
      </w:r>
      <w:r w:rsidR="000F1632">
        <w:t>his statement doesn't really belong under governance.</w:t>
      </w:r>
    </w:p>
  </w:comment>
  <w:comment w:id="142" w:author="David Hay" w:date="2013-06-03T09:18:00Z" w:initials="DH">
    <w:p w14:paraId="523FE684" w14:textId="529F487A" w:rsidR="004B72CF" w:rsidRDefault="004B72CF">
      <w:pPr>
        <w:pStyle w:val="CommentText"/>
      </w:pPr>
      <w:r>
        <w:rPr>
          <w:rStyle w:val="CommentReference"/>
        </w:rPr>
        <w:annotationRef/>
      </w:r>
      <w:r>
        <w:t>Might want to adjust the pictures – they are from ewouts tutorial</w:t>
      </w:r>
    </w:p>
  </w:comment>
  <w:comment w:id="141" w:author="Lloyd McKenzie" w:date="2013-06-03T09:18:00Z" w:initials="LRM">
    <w:p w14:paraId="1506859B" w14:textId="36403FD6" w:rsidR="002F4969" w:rsidRDefault="002F4969">
      <w:pPr>
        <w:pStyle w:val="CommentText"/>
      </w:pPr>
      <w:r>
        <w:rPr>
          <w:rStyle w:val="CommentReference"/>
        </w:rPr>
        <w:annotationRef/>
      </w:r>
      <w:r w:rsidR="000F1632">
        <w:t>I'd move this closer to the end.</w:t>
      </w:r>
    </w:p>
  </w:comment>
  <w:comment w:id="153" w:author="Lloyd McKenzie" w:date="2013-06-03T09:18:00Z" w:initials="LRM">
    <w:p w14:paraId="787665A7" w14:textId="7126C056" w:rsidR="00112F20" w:rsidRDefault="00112F20">
      <w:pPr>
        <w:pStyle w:val="CommentText"/>
      </w:pPr>
      <w:r>
        <w:rPr>
          <w:rStyle w:val="CommentReference"/>
        </w:rPr>
        <w:annotationRef/>
      </w:r>
      <w:r w:rsidR="000F1632">
        <w:t>This content was already covered elsewhere and is more appropriate there</w:t>
      </w:r>
    </w:p>
  </w:comment>
  <w:comment w:id="155" w:author="Lloyd McKenzie" w:date="2013-06-03T09:18:00Z" w:initials="LRM">
    <w:p w14:paraId="302EB4FE" w14:textId="0AE23E3B" w:rsidR="00112F20" w:rsidRDefault="00112F20">
      <w:pPr>
        <w:pStyle w:val="CommentText"/>
      </w:pPr>
      <w:r>
        <w:rPr>
          <w:rStyle w:val="CommentReference"/>
        </w:rPr>
        <w:annotationRef/>
      </w:r>
      <w:r w:rsidR="000F1632">
        <w:t>Move this to another section on translation/transformation.  It doesn't belong here.</w:t>
      </w:r>
    </w:p>
  </w:comment>
  <w:comment w:id="168" w:author="Lloyd McKenzie" w:date="2013-06-03T09:18:00Z" w:initials="LRM">
    <w:p w14:paraId="42AD6D48" w14:textId="12462BB1" w:rsidR="00112F20" w:rsidRDefault="00112F20">
      <w:pPr>
        <w:pStyle w:val="CommentText"/>
      </w:pPr>
      <w:r>
        <w:rPr>
          <w:rStyle w:val="CommentReference"/>
        </w:rPr>
        <w:annotationRef/>
      </w:r>
      <w:r w:rsidR="000F1632">
        <w:t>Presume this is "to do"?</w:t>
      </w:r>
    </w:p>
  </w:comment>
  <w:comment w:id="171" w:author="David Hay" w:date="2013-06-03T09:18:00Z" w:initials="DH">
    <w:p w14:paraId="706CDE22" w14:textId="496DA399" w:rsidR="004B72CF" w:rsidRDefault="004B72CF">
      <w:pPr>
        <w:pStyle w:val="CommentText"/>
      </w:pPr>
      <w:r>
        <w:rPr>
          <w:rStyle w:val="CommentReference"/>
        </w:rPr>
        <w:annotationRef/>
      </w:r>
      <w:r>
        <w:t>Still needs some work around layout</w:t>
      </w:r>
    </w:p>
  </w:comment>
  <w:comment w:id="176" w:author="Lloyd McKenzie" w:date="2013-06-03T09:18:00Z" w:initials="LRM">
    <w:p w14:paraId="29F40E2B" w14:textId="77777777" w:rsidR="00112F20" w:rsidRDefault="00112F20" w:rsidP="00112F20">
      <w:pPr>
        <w:pStyle w:val="CommentText"/>
        <w:ind w:left="720" w:hanging="436"/>
      </w:pPr>
      <w:r>
        <w:rPr>
          <w:rStyle w:val="CommentReference"/>
        </w:rPr>
        <w:annotationRef/>
      </w:r>
      <w:r>
        <w:t>his statement doesn't really belong under governance.</w:t>
      </w:r>
    </w:p>
  </w:comment>
  <w:comment w:id="220" w:author="Lloyd McKenzie" w:date="2013-06-03T09:40:00Z" w:initials="LRM">
    <w:p w14:paraId="0903B491" w14:textId="46975EA7" w:rsidR="000549C7" w:rsidRDefault="000549C7">
      <w:pPr>
        <w:pStyle w:val="CommentText"/>
      </w:pPr>
      <w:r>
        <w:rPr>
          <w:rStyle w:val="CommentReference"/>
        </w:rPr>
        <w:annotationRef/>
      </w:r>
      <w:r w:rsidR="000F1632">
        <w:t>I find myself wanting to talk about the 80% here, but that hasn't been introduced yet.  I think we need a section prior to this one that talks about the principles for FHIR such as extensibility, 80%, etc. so we can reference that elsewhere.</w:t>
      </w:r>
    </w:p>
  </w:comment>
  <w:comment w:id="226" w:author="David Hay" w:date="2013-06-03T09:18:00Z" w:initials="DH">
    <w:p w14:paraId="5644665F" w14:textId="4F5C952D" w:rsidR="004B72CF" w:rsidRDefault="004B72CF">
      <w:pPr>
        <w:pStyle w:val="CommentText"/>
      </w:pPr>
      <w:r>
        <w:rPr>
          <w:rStyle w:val="CommentReference"/>
        </w:rPr>
        <w:annotationRef/>
      </w:r>
      <w:r>
        <w:t>Which module describes these?</w:t>
      </w:r>
    </w:p>
  </w:comment>
  <w:comment w:id="240" w:author="David Hay" w:date="2013-06-03T09:18:00Z" w:initials="DH">
    <w:p w14:paraId="544DDF32" w14:textId="2BD5431E" w:rsidR="004B72CF" w:rsidRDefault="004B72CF">
      <w:pPr>
        <w:pStyle w:val="CommentText"/>
      </w:pPr>
      <w:r>
        <w:rPr>
          <w:rStyle w:val="CommentReference"/>
        </w:rPr>
        <w:annotationRef/>
      </w:r>
      <w:r>
        <w:t>Suggestion that this should be a list – but there is a sample list in ‘types of resource’ above..</w:t>
      </w:r>
    </w:p>
  </w:comment>
  <w:comment w:id="266" w:author="David Hay" w:date="2013-06-03T09:18:00Z" w:initials="DH">
    <w:p w14:paraId="4844D6E6" w14:textId="469E0E57" w:rsidR="004B72CF" w:rsidRDefault="004B72CF">
      <w:pPr>
        <w:pStyle w:val="CommentText"/>
      </w:pPr>
      <w:r>
        <w:rPr>
          <w:rStyle w:val="CommentReference"/>
        </w:rPr>
        <w:annotationRef/>
      </w:r>
      <w:r>
        <w:t>Need more work on documents. Or – should we just make a brief reference to documents and have this as a separate module? It is a big topic...</w:t>
      </w:r>
    </w:p>
  </w:comment>
  <w:comment w:id="272" w:author="Lloyd McKenzie" w:date="2013-06-03T09:18:00Z" w:initials="LRM">
    <w:p w14:paraId="65B82526" w14:textId="64760B67" w:rsidR="00462083" w:rsidRDefault="00462083">
      <w:pPr>
        <w:pStyle w:val="CommentText"/>
      </w:pPr>
      <w:r>
        <w:rPr>
          <w:rStyle w:val="CommentReference"/>
        </w:rPr>
        <w:annotationRef/>
      </w:r>
      <w:r w:rsidR="000F1632">
        <w:t>Referral could more appropriately be supported using other means, so don't want to list it as an example here.  A referral might *include* a document, but shouldn't often *be* a document.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CE30A" w14:textId="77777777" w:rsidR="00021922" w:rsidRDefault="00021922" w:rsidP="006D1958">
      <w:pPr>
        <w:spacing w:after="0"/>
      </w:pPr>
      <w:r>
        <w:separator/>
      </w:r>
    </w:p>
  </w:endnote>
  <w:endnote w:type="continuationSeparator" w:id="0">
    <w:p w14:paraId="6E322A6D" w14:textId="77777777" w:rsidR="00021922" w:rsidRDefault="00021922" w:rsidP="006D19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046D5" w14:textId="77777777" w:rsidR="004B72CF" w:rsidRDefault="004B72CF" w:rsidP="00DA39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A1914E" w14:textId="77777777" w:rsidR="004B72CF" w:rsidRDefault="004B72CF" w:rsidP="006D195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DF1DC" w14:textId="77777777" w:rsidR="004B72CF" w:rsidRDefault="004B72CF" w:rsidP="00DA39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159B">
      <w:rPr>
        <w:rStyle w:val="PageNumber"/>
        <w:noProof/>
      </w:rPr>
      <w:t>47</w:t>
    </w:r>
    <w:r>
      <w:rPr>
        <w:rStyle w:val="PageNumber"/>
      </w:rPr>
      <w:fldChar w:fldCharType="end"/>
    </w:r>
  </w:p>
  <w:p w14:paraId="2E9B8B5B" w14:textId="77777777" w:rsidR="004B72CF" w:rsidRDefault="004B72CF" w:rsidP="006D195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DE2B41" w14:textId="77777777" w:rsidR="00021922" w:rsidRDefault="00021922" w:rsidP="006D1958">
      <w:pPr>
        <w:spacing w:after="0"/>
      </w:pPr>
      <w:r>
        <w:separator/>
      </w:r>
    </w:p>
  </w:footnote>
  <w:footnote w:type="continuationSeparator" w:id="0">
    <w:p w14:paraId="56DCC46B" w14:textId="77777777" w:rsidR="00021922" w:rsidRDefault="00021922" w:rsidP="006D195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1435"/>
    <w:multiLevelType w:val="hybridMultilevel"/>
    <w:tmpl w:val="C70A75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24B2757"/>
    <w:multiLevelType w:val="hybridMultilevel"/>
    <w:tmpl w:val="FB12A67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2772B94"/>
    <w:multiLevelType w:val="hybridMultilevel"/>
    <w:tmpl w:val="F53E06D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6466949"/>
    <w:multiLevelType w:val="hybridMultilevel"/>
    <w:tmpl w:val="EB860A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09CA4711"/>
    <w:multiLevelType w:val="hybridMultilevel"/>
    <w:tmpl w:val="40D471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0A2A1C4B"/>
    <w:multiLevelType w:val="hybridMultilevel"/>
    <w:tmpl w:val="569634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0A9B03F9"/>
    <w:multiLevelType w:val="hybridMultilevel"/>
    <w:tmpl w:val="1784A2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0D2B4E65"/>
    <w:multiLevelType w:val="hybridMultilevel"/>
    <w:tmpl w:val="593270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0EF90FF1"/>
    <w:multiLevelType w:val="hybridMultilevel"/>
    <w:tmpl w:val="8E2236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101A72CE"/>
    <w:multiLevelType w:val="hybridMultilevel"/>
    <w:tmpl w:val="509269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1F939EF"/>
    <w:multiLevelType w:val="hybridMultilevel"/>
    <w:tmpl w:val="893C3E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2CE2F04"/>
    <w:multiLevelType w:val="hybridMultilevel"/>
    <w:tmpl w:val="CD8CFF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67A6DF8"/>
    <w:multiLevelType w:val="hybridMultilevel"/>
    <w:tmpl w:val="28862B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6B13C6A"/>
    <w:multiLevelType w:val="hybridMultilevel"/>
    <w:tmpl w:val="DC9613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1963158A"/>
    <w:multiLevelType w:val="hybridMultilevel"/>
    <w:tmpl w:val="FA427B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F87E31"/>
    <w:multiLevelType w:val="hybridMultilevel"/>
    <w:tmpl w:val="06229C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A8C2D50"/>
    <w:multiLevelType w:val="hybridMultilevel"/>
    <w:tmpl w:val="0DE218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0546A58"/>
    <w:multiLevelType w:val="hybridMultilevel"/>
    <w:tmpl w:val="0AE083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3C316D0"/>
    <w:multiLevelType w:val="hybridMultilevel"/>
    <w:tmpl w:val="ADDA27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24B61429"/>
    <w:multiLevelType w:val="hybridMultilevel"/>
    <w:tmpl w:val="369C52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26622540"/>
    <w:multiLevelType w:val="hybridMultilevel"/>
    <w:tmpl w:val="82E281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269D0656"/>
    <w:multiLevelType w:val="hybridMultilevel"/>
    <w:tmpl w:val="943EAF6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286C755A"/>
    <w:multiLevelType w:val="hybridMultilevel"/>
    <w:tmpl w:val="944807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2BC014F7"/>
    <w:multiLevelType w:val="hybridMultilevel"/>
    <w:tmpl w:val="0F2C68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2CCE1CE4"/>
    <w:multiLevelType w:val="hybridMultilevel"/>
    <w:tmpl w:val="3CB0930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nsid w:val="2DAB2F86"/>
    <w:multiLevelType w:val="hybridMultilevel"/>
    <w:tmpl w:val="BCE078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2DD3301F"/>
    <w:multiLevelType w:val="hybridMultilevel"/>
    <w:tmpl w:val="A6B6425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2DFA118F"/>
    <w:multiLevelType w:val="hybridMultilevel"/>
    <w:tmpl w:val="AE5EF45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30421660"/>
    <w:multiLevelType w:val="hybridMultilevel"/>
    <w:tmpl w:val="06E247DE"/>
    <w:lvl w:ilvl="0" w:tplc="0409000F">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3881FB4"/>
    <w:multiLevelType w:val="hybridMultilevel"/>
    <w:tmpl w:val="F04884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364C3124"/>
    <w:multiLevelType w:val="hybridMultilevel"/>
    <w:tmpl w:val="D2D61D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369A6310"/>
    <w:multiLevelType w:val="hybridMultilevel"/>
    <w:tmpl w:val="4544B4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36B4509A"/>
    <w:multiLevelType w:val="hybridMultilevel"/>
    <w:tmpl w:val="E242B6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39E4281D"/>
    <w:multiLevelType w:val="hybridMultilevel"/>
    <w:tmpl w:val="337A47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3AB31D4A"/>
    <w:multiLevelType w:val="hybridMultilevel"/>
    <w:tmpl w:val="B4F23A2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16A3B19"/>
    <w:multiLevelType w:val="hybridMultilevel"/>
    <w:tmpl w:val="D38E76CA"/>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41940573"/>
    <w:multiLevelType w:val="hybridMultilevel"/>
    <w:tmpl w:val="52F4C4C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7">
    <w:nsid w:val="42E50CAF"/>
    <w:multiLevelType w:val="hybridMultilevel"/>
    <w:tmpl w:val="6A72F4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43251C28"/>
    <w:multiLevelType w:val="hybridMultilevel"/>
    <w:tmpl w:val="BEE007E2"/>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nsid w:val="46CA05FF"/>
    <w:multiLevelType w:val="hybridMultilevel"/>
    <w:tmpl w:val="6FC0A36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48890508"/>
    <w:multiLevelType w:val="hybridMultilevel"/>
    <w:tmpl w:val="4B36B5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nsid w:val="4E7D5E0B"/>
    <w:multiLevelType w:val="hybridMultilevel"/>
    <w:tmpl w:val="FB14D4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4EAA124A"/>
    <w:multiLevelType w:val="hybridMultilevel"/>
    <w:tmpl w:val="885229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nsid w:val="571803C4"/>
    <w:multiLevelType w:val="hybridMultilevel"/>
    <w:tmpl w:val="84FAE9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59037E40"/>
    <w:multiLevelType w:val="hybridMultilevel"/>
    <w:tmpl w:val="6FE2CE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5C7F4013"/>
    <w:multiLevelType w:val="hybridMultilevel"/>
    <w:tmpl w:val="A52AE79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64D46552"/>
    <w:multiLevelType w:val="hybridMultilevel"/>
    <w:tmpl w:val="AF04DC0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65A95B16"/>
    <w:multiLevelType w:val="hybridMultilevel"/>
    <w:tmpl w:val="763446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nsid w:val="662D0C75"/>
    <w:multiLevelType w:val="hybridMultilevel"/>
    <w:tmpl w:val="2144900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nsid w:val="6AAE7399"/>
    <w:multiLevelType w:val="hybridMultilevel"/>
    <w:tmpl w:val="1C4251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nsid w:val="6EC30150"/>
    <w:multiLevelType w:val="hybridMultilevel"/>
    <w:tmpl w:val="C218B132"/>
    <w:lvl w:ilvl="0" w:tplc="E5DA78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nsid w:val="71C022FA"/>
    <w:multiLevelType w:val="hybridMultilevel"/>
    <w:tmpl w:val="13E8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nsid w:val="74F703B9"/>
    <w:multiLevelType w:val="hybridMultilevel"/>
    <w:tmpl w:val="F5E0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7472BE6"/>
    <w:multiLevelType w:val="hybridMultilevel"/>
    <w:tmpl w:val="AA900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nsid w:val="7BE8434C"/>
    <w:multiLevelType w:val="hybridMultilevel"/>
    <w:tmpl w:val="F35224B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4"/>
  </w:num>
  <w:num w:numId="2">
    <w:abstractNumId w:val="24"/>
  </w:num>
  <w:num w:numId="3">
    <w:abstractNumId w:val="37"/>
  </w:num>
  <w:num w:numId="4">
    <w:abstractNumId w:val="41"/>
  </w:num>
  <w:num w:numId="5">
    <w:abstractNumId w:val="0"/>
  </w:num>
  <w:num w:numId="6">
    <w:abstractNumId w:val="27"/>
  </w:num>
  <w:num w:numId="7">
    <w:abstractNumId w:val="32"/>
  </w:num>
  <w:num w:numId="8">
    <w:abstractNumId w:val="4"/>
  </w:num>
  <w:num w:numId="9">
    <w:abstractNumId w:val="52"/>
  </w:num>
  <w:num w:numId="10">
    <w:abstractNumId w:val="48"/>
  </w:num>
  <w:num w:numId="11">
    <w:abstractNumId w:val="47"/>
  </w:num>
  <w:num w:numId="12">
    <w:abstractNumId w:val="26"/>
  </w:num>
  <w:num w:numId="13">
    <w:abstractNumId w:val="53"/>
  </w:num>
  <w:num w:numId="14">
    <w:abstractNumId w:val="39"/>
  </w:num>
  <w:num w:numId="15">
    <w:abstractNumId w:val="33"/>
  </w:num>
  <w:num w:numId="16">
    <w:abstractNumId w:val="25"/>
  </w:num>
  <w:num w:numId="17">
    <w:abstractNumId w:val="12"/>
  </w:num>
  <w:num w:numId="18">
    <w:abstractNumId w:val="19"/>
  </w:num>
  <w:num w:numId="19">
    <w:abstractNumId w:val="30"/>
  </w:num>
  <w:num w:numId="20">
    <w:abstractNumId w:val="42"/>
  </w:num>
  <w:num w:numId="21">
    <w:abstractNumId w:val="45"/>
  </w:num>
  <w:num w:numId="22">
    <w:abstractNumId w:val="49"/>
  </w:num>
  <w:num w:numId="23">
    <w:abstractNumId w:val="1"/>
  </w:num>
  <w:num w:numId="24">
    <w:abstractNumId w:val="21"/>
  </w:num>
  <w:num w:numId="25">
    <w:abstractNumId w:val="2"/>
  </w:num>
  <w:num w:numId="26">
    <w:abstractNumId w:val="43"/>
  </w:num>
  <w:num w:numId="27">
    <w:abstractNumId w:val="31"/>
  </w:num>
  <w:num w:numId="28">
    <w:abstractNumId w:val="46"/>
  </w:num>
  <w:num w:numId="29">
    <w:abstractNumId w:val="28"/>
  </w:num>
  <w:num w:numId="30">
    <w:abstractNumId w:val="38"/>
  </w:num>
  <w:num w:numId="31">
    <w:abstractNumId w:val="16"/>
  </w:num>
  <w:num w:numId="32">
    <w:abstractNumId w:val="29"/>
  </w:num>
  <w:num w:numId="33">
    <w:abstractNumId w:val="18"/>
  </w:num>
  <w:num w:numId="34">
    <w:abstractNumId w:val="8"/>
  </w:num>
  <w:num w:numId="35">
    <w:abstractNumId w:val="15"/>
  </w:num>
  <w:num w:numId="36">
    <w:abstractNumId w:val="36"/>
  </w:num>
  <w:num w:numId="37">
    <w:abstractNumId w:val="14"/>
  </w:num>
  <w:num w:numId="38">
    <w:abstractNumId w:val="22"/>
  </w:num>
  <w:num w:numId="39">
    <w:abstractNumId w:val="50"/>
  </w:num>
  <w:num w:numId="40">
    <w:abstractNumId w:val="35"/>
  </w:num>
  <w:num w:numId="41">
    <w:abstractNumId w:val="13"/>
  </w:num>
  <w:num w:numId="42">
    <w:abstractNumId w:val="54"/>
  </w:num>
  <w:num w:numId="43">
    <w:abstractNumId w:val="3"/>
  </w:num>
  <w:num w:numId="44">
    <w:abstractNumId w:val="40"/>
  </w:num>
  <w:num w:numId="45">
    <w:abstractNumId w:val="6"/>
  </w:num>
  <w:num w:numId="46">
    <w:abstractNumId w:val="9"/>
  </w:num>
  <w:num w:numId="47">
    <w:abstractNumId w:val="7"/>
  </w:num>
  <w:num w:numId="48">
    <w:abstractNumId w:val="10"/>
  </w:num>
  <w:num w:numId="49">
    <w:abstractNumId w:val="11"/>
  </w:num>
  <w:num w:numId="50">
    <w:abstractNumId w:val="44"/>
  </w:num>
  <w:num w:numId="51">
    <w:abstractNumId w:val="51"/>
  </w:num>
  <w:num w:numId="52">
    <w:abstractNumId w:val="17"/>
  </w:num>
  <w:num w:numId="53">
    <w:abstractNumId w:val="20"/>
  </w:num>
  <w:num w:numId="54">
    <w:abstractNumId w:val="23"/>
  </w:num>
  <w:num w:numId="55">
    <w:abstractNumId w:val="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7C7"/>
    <w:rsid w:val="00003114"/>
    <w:rsid w:val="0001535D"/>
    <w:rsid w:val="000216E9"/>
    <w:rsid w:val="00021922"/>
    <w:rsid w:val="00024017"/>
    <w:rsid w:val="00031393"/>
    <w:rsid w:val="00034D91"/>
    <w:rsid w:val="00042F92"/>
    <w:rsid w:val="00046408"/>
    <w:rsid w:val="0005447E"/>
    <w:rsid w:val="000549C7"/>
    <w:rsid w:val="000567EC"/>
    <w:rsid w:val="00062ADA"/>
    <w:rsid w:val="000667D7"/>
    <w:rsid w:val="00067E88"/>
    <w:rsid w:val="00067F71"/>
    <w:rsid w:val="0008501F"/>
    <w:rsid w:val="0008697D"/>
    <w:rsid w:val="00090D18"/>
    <w:rsid w:val="00091D27"/>
    <w:rsid w:val="00092E7B"/>
    <w:rsid w:val="0009635C"/>
    <w:rsid w:val="000A4814"/>
    <w:rsid w:val="000A4D9E"/>
    <w:rsid w:val="000B4464"/>
    <w:rsid w:val="000B476F"/>
    <w:rsid w:val="000B4788"/>
    <w:rsid w:val="000B66E3"/>
    <w:rsid w:val="000B68F6"/>
    <w:rsid w:val="000C403D"/>
    <w:rsid w:val="000C44D8"/>
    <w:rsid w:val="000D3A57"/>
    <w:rsid w:val="000D4EF1"/>
    <w:rsid w:val="000D4FF0"/>
    <w:rsid w:val="000D54E0"/>
    <w:rsid w:val="000D5A6C"/>
    <w:rsid w:val="000E3F0B"/>
    <w:rsid w:val="000E668A"/>
    <w:rsid w:val="000E66D7"/>
    <w:rsid w:val="000F1632"/>
    <w:rsid w:val="00112459"/>
    <w:rsid w:val="00112F20"/>
    <w:rsid w:val="00116000"/>
    <w:rsid w:val="001171C8"/>
    <w:rsid w:val="001323A2"/>
    <w:rsid w:val="00135911"/>
    <w:rsid w:val="00135D50"/>
    <w:rsid w:val="00147219"/>
    <w:rsid w:val="00147B6B"/>
    <w:rsid w:val="001516F6"/>
    <w:rsid w:val="00153DA6"/>
    <w:rsid w:val="0016023B"/>
    <w:rsid w:val="00162B9C"/>
    <w:rsid w:val="00164A6D"/>
    <w:rsid w:val="001652AD"/>
    <w:rsid w:val="00171ABE"/>
    <w:rsid w:val="0017560E"/>
    <w:rsid w:val="0017669F"/>
    <w:rsid w:val="00180111"/>
    <w:rsid w:val="0018114D"/>
    <w:rsid w:val="00184EAA"/>
    <w:rsid w:val="00187C5E"/>
    <w:rsid w:val="00187D6A"/>
    <w:rsid w:val="00190A72"/>
    <w:rsid w:val="001978FF"/>
    <w:rsid w:val="001A5F56"/>
    <w:rsid w:val="001A61F3"/>
    <w:rsid w:val="001A7831"/>
    <w:rsid w:val="001B07D1"/>
    <w:rsid w:val="001B6118"/>
    <w:rsid w:val="001B63A8"/>
    <w:rsid w:val="001C42B9"/>
    <w:rsid w:val="001C6DD1"/>
    <w:rsid w:val="001C74A6"/>
    <w:rsid w:val="001E38B1"/>
    <w:rsid w:val="001F2077"/>
    <w:rsid w:val="001F4823"/>
    <w:rsid w:val="001F55F0"/>
    <w:rsid w:val="001F75FB"/>
    <w:rsid w:val="00203E72"/>
    <w:rsid w:val="002101EC"/>
    <w:rsid w:val="00220543"/>
    <w:rsid w:val="002227E4"/>
    <w:rsid w:val="00225918"/>
    <w:rsid w:val="00226866"/>
    <w:rsid w:val="00226AB3"/>
    <w:rsid w:val="00236596"/>
    <w:rsid w:val="00241D4A"/>
    <w:rsid w:val="00244CC0"/>
    <w:rsid w:val="002474DB"/>
    <w:rsid w:val="0025353E"/>
    <w:rsid w:val="00260B80"/>
    <w:rsid w:val="00267E4D"/>
    <w:rsid w:val="0027403E"/>
    <w:rsid w:val="00275C84"/>
    <w:rsid w:val="00281090"/>
    <w:rsid w:val="00283833"/>
    <w:rsid w:val="00290516"/>
    <w:rsid w:val="00297DC6"/>
    <w:rsid w:val="002A003C"/>
    <w:rsid w:val="002A0A8B"/>
    <w:rsid w:val="002B43CE"/>
    <w:rsid w:val="002B5FB8"/>
    <w:rsid w:val="002B75DB"/>
    <w:rsid w:val="002C3240"/>
    <w:rsid w:val="002C3D87"/>
    <w:rsid w:val="002D2627"/>
    <w:rsid w:val="002D29C4"/>
    <w:rsid w:val="002D6741"/>
    <w:rsid w:val="002E038D"/>
    <w:rsid w:val="002E0618"/>
    <w:rsid w:val="002E079D"/>
    <w:rsid w:val="002E3099"/>
    <w:rsid w:val="002F0389"/>
    <w:rsid w:val="002F1F17"/>
    <w:rsid w:val="002F4969"/>
    <w:rsid w:val="002F547F"/>
    <w:rsid w:val="0030454E"/>
    <w:rsid w:val="0030539C"/>
    <w:rsid w:val="00310860"/>
    <w:rsid w:val="003116A9"/>
    <w:rsid w:val="00314DE3"/>
    <w:rsid w:val="00314EB8"/>
    <w:rsid w:val="003158EC"/>
    <w:rsid w:val="003208CF"/>
    <w:rsid w:val="00326E99"/>
    <w:rsid w:val="00332A2E"/>
    <w:rsid w:val="003412B9"/>
    <w:rsid w:val="00341C76"/>
    <w:rsid w:val="003444FA"/>
    <w:rsid w:val="00353153"/>
    <w:rsid w:val="00356748"/>
    <w:rsid w:val="00364AAF"/>
    <w:rsid w:val="00365F58"/>
    <w:rsid w:val="003738CF"/>
    <w:rsid w:val="00373EF5"/>
    <w:rsid w:val="00374147"/>
    <w:rsid w:val="00384148"/>
    <w:rsid w:val="00385AE4"/>
    <w:rsid w:val="00387713"/>
    <w:rsid w:val="0039329F"/>
    <w:rsid w:val="00393543"/>
    <w:rsid w:val="00396C68"/>
    <w:rsid w:val="003A0BAB"/>
    <w:rsid w:val="003B1242"/>
    <w:rsid w:val="003B2084"/>
    <w:rsid w:val="003B4D99"/>
    <w:rsid w:val="003C4F00"/>
    <w:rsid w:val="003C5039"/>
    <w:rsid w:val="003C75CB"/>
    <w:rsid w:val="003D0D64"/>
    <w:rsid w:val="003D1FC5"/>
    <w:rsid w:val="003D452A"/>
    <w:rsid w:val="003E6941"/>
    <w:rsid w:val="003F3B3E"/>
    <w:rsid w:val="003F3D89"/>
    <w:rsid w:val="003F5044"/>
    <w:rsid w:val="003F6104"/>
    <w:rsid w:val="003F6228"/>
    <w:rsid w:val="004037C2"/>
    <w:rsid w:val="00403E01"/>
    <w:rsid w:val="00405058"/>
    <w:rsid w:val="004057C3"/>
    <w:rsid w:val="00405861"/>
    <w:rsid w:val="00407938"/>
    <w:rsid w:val="004115C5"/>
    <w:rsid w:val="0041434A"/>
    <w:rsid w:val="00430297"/>
    <w:rsid w:val="00433C61"/>
    <w:rsid w:val="004454B2"/>
    <w:rsid w:val="004464D7"/>
    <w:rsid w:val="004536F0"/>
    <w:rsid w:val="004574A9"/>
    <w:rsid w:val="00457A59"/>
    <w:rsid w:val="00462083"/>
    <w:rsid w:val="004702BE"/>
    <w:rsid w:val="00472ECB"/>
    <w:rsid w:val="00480F1C"/>
    <w:rsid w:val="00487ED2"/>
    <w:rsid w:val="0049192A"/>
    <w:rsid w:val="00497C0C"/>
    <w:rsid w:val="004A3E5A"/>
    <w:rsid w:val="004A411F"/>
    <w:rsid w:val="004A49AD"/>
    <w:rsid w:val="004B017F"/>
    <w:rsid w:val="004B541D"/>
    <w:rsid w:val="004B72CF"/>
    <w:rsid w:val="004C63DC"/>
    <w:rsid w:val="004C750F"/>
    <w:rsid w:val="004D1D45"/>
    <w:rsid w:val="004D4226"/>
    <w:rsid w:val="004E3A69"/>
    <w:rsid w:val="004E3E41"/>
    <w:rsid w:val="004E7C42"/>
    <w:rsid w:val="004F1E02"/>
    <w:rsid w:val="004F501D"/>
    <w:rsid w:val="004F6BF5"/>
    <w:rsid w:val="004F75E6"/>
    <w:rsid w:val="00501D57"/>
    <w:rsid w:val="0051205F"/>
    <w:rsid w:val="005247D1"/>
    <w:rsid w:val="005252D4"/>
    <w:rsid w:val="005275A3"/>
    <w:rsid w:val="00533877"/>
    <w:rsid w:val="00533F33"/>
    <w:rsid w:val="0053524B"/>
    <w:rsid w:val="00536862"/>
    <w:rsid w:val="00542D01"/>
    <w:rsid w:val="00562D5A"/>
    <w:rsid w:val="00575F5F"/>
    <w:rsid w:val="00591401"/>
    <w:rsid w:val="00595657"/>
    <w:rsid w:val="005A24A5"/>
    <w:rsid w:val="005A2717"/>
    <w:rsid w:val="005A7669"/>
    <w:rsid w:val="005C4733"/>
    <w:rsid w:val="005D6682"/>
    <w:rsid w:val="005D77A9"/>
    <w:rsid w:val="005E1021"/>
    <w:rsid w:val="005F023D"/>
    <w:rsid w:val="005F2D21"/>
    <w:rsid w:val="00602211"/>
    <w:rsid w:val="00610BE4"/>
    <w:rsid w:val="006143A4"/>
    <w:rsid w:val="0061567E"/>
    <w:rsid w:val="00615761"/>
    <w:rsid w:val="00615803"/>
    <w:rsid w:val="00616814"/>
    <w:rsid w:val="00623A92"/>
    <w:rsid w:val="0062407E"/>
    <w:rsid w:val="006266BF"/>
    <w:rsid w:val="00626EAC"/>
    <w:rsid w:val="0063387E"/>
    <w:rsid w:val="00633932"/>
    <w:rsid w:val="00640F4A"/>
    <w:rsid w:val="00656CE4"/>
    <w:rsid w:val="00662625"/>
    <w:rsid w:val="00663DDE"/>
    <w:rsid w:val="00671E11"/>
    <w:rsid w:val="00672E31"/>
    <w:rsid w:val="00677856"/>
    <w:rsid w:val="00681147"/>
    <w:rsid w:val="00682E21"/>
    <w:rsid w:val="0069095E"/>
    <w:rsid w:val="006A20DC"/>
    <w:rsid w:val="006A66BE"/>
    <w:rsid w:val="006B03F4"/>
    <w:rsid w:val="006C0D15"/>
    <w:rsid w:val="006C18B8"/>
    <w:rsid w:val="006C7553"/>
    <w:rsid w:val="006C7E97"/>
    <w:rsid w:val="006D1958"/>
    <w:rsid w:val="006E00EF"/>
    <w:rsid w:val="006E082A"/>
    <w:rsid w:val="006E2BB5"/>
    <w:rsid w:val="006E4A94"/>
    <w:rsid w:val="006E5261"/>
    <w:rsid w:val="006E55DD"/>
    <w:rsid w:val="006E7906"/>
    <w:rsid w:val="006F0057"/>
    <w:rsid w:val="006F0A6C"/>
    <w:rsid w:val="006F59B6"/>
    <w:rsid w:val="006F6A8A"/>
    <w:rsid w:val="00712EC8"/>
    <w:rsid w:val="00716B13"/>
    <w:rsid w:val="00720347"/>
    <w:rsid w:val="007209B5"/>
    <w:rsid w:val="00730B94"/>
    <w:rsid w:val="00731771"/>
    <w:rsid w:val="00736740"/>
    <w:rsid w:val="00741716"/>
    <w:rsid w:val="00751DA6"/>
    <w:rsid w:val="00755FF2"/>
    <w:rsid w:val="007567CC"/>
    <w:rsid w:val="0077249C"/>
    <w:rsid w:val="0077265B"/>
    <w:rsid w:val="0077480E"/>
    <w:rsid w:val="00774EB4"/>
    <w:rsid w:val="00780C93"/>
    <w:rsid w:val="007816F4"/>
    <w:rsid w:val="007849B6"/>
    <w:rsid w:val="0078705D"/>
    <w:rsid w:val="00790E02"/>
    <w:rsid w:val="007929F9"/>
    <w:rsid w:val="007948BF"/>
    <w:rsid w:val="00795029"/>
    <w:rsid w:val="00796710"/>
    <w:rsid w:val="0079705A"/>
    <w:rsid w:val="007A45F7"/>
    <w:rsid w:val="007A4BF1"/>
    <w:rsid w:val="007A51D1"/>
    <w:rsid w:val="007B2AC6"/>
    <w:rsid w:val="007B4660"/>
    <w:rsid w:val="007C3A28"/>
    <w:rsid w:val="007E1E56"/>
    <w:rsid w:val="007E2CE2"/>
    <w:rsid w:val="007E3DB7"/>
    <w:rsid w:val="007E5177"/>
    <w:rsid w:val="007F422B"/>
    <w:rsid w:val="00801276"/>
    <w:rsid w:val="00805E02"/>
    <w:rsid w:val="00812FB3"/>
    <w:rsid w:val="00814315"/>
    <w:rsid w:val="00814CDB"/>
    <w:rsid w:val="008236F3"/>
    <w:rsid w:val="00825B8C"/>
    <w:rsid w:val="00830A3C"/>
    <w:rsid w:val="00832F9B"/>
    <w:rsid w:val="008345E6"/>
    <w:rsid w:val="00836027"/>
    <w:rsid w:val="008404E9"/>
    <w:rsid w:val="008405CC"/>
    <w:rsid w:val="00841FCF"/>
    <w:rsid w:val="00844A8F"/>
    <w:rsid w:val="0084674A"/>
    <w:rsid w:val="0084725A"/>
    <w:rsid w:val="0086381B"/>
    <w:rsid w:val="00867B09"/>
    <w:rsid w:val="008738A1"/>
    <w:rsid w:val="00882FF6"/>
    <w:rsid w:val="00883632"/>
    <w:rsid w:val="00891A55"/>
    <w:rsid w:val="00892003"/>
    <w:rsid w:val="0089273D"/>
    <w:rsid w:val="00892886"/>
    <w:rsid w:val="00892BB1"/>
    <w:rsid w:val="0089621F"/>
    <w:rsid w:val="008A2139"/>
    <w:rsid w:val="008A3A88"/>
    <w:rsid w:val="008A44A3"/>
    <w:rsid w:val="008C2382"/>
    <w:rsid w:val="008C6E21"/>
    <w:rsid w:val="008D0A9B"/>
    <w:rsid w:val="008D5DE5"/>
    <w:rsid w:val="008D646A"/>
    <w:rsid w:val="008F1F5B"/>
    <w:rsid w:val="008F3714"/>
    <w:rsid w:val="00900FCA"/>
    <w:rsid w:val="009055B7"/>
    <w:rsid w:val="00905F7B"/>
    <w:rsid w:val="00906491"/>
    <w:rsid w:val="00910B52"/>
    <w:rsid w:val="00912810"/>
    <w:rsid w:val="00933450"/>
    <w:rsid w:val="00933A9A"/>
    <w:rsid w:val="0095691C"/>
    <w:rsid w:val="00956E43"/>
    <w:rsid w:val="00957CFD"/>
    <w:rsid w:val="009624C4"/>
    <w:rsid w:val="00963E88"/>
    <w:rsid w:val="00964E64"/>
    <w:rsid w:val="009743FE"/>
    <w:rsid w:val="00975F5E"/>
    <w:rsid w:val="00976E8E"/>
    <w:rsid w:val="00982478"/>
    <w:rsid w:val="009968F6"/>
    <w:rsid w:val="00997D68"/>
    <w:rsid w:val="00997E0B"/>
    <w:rsid w:val="009A02DE"/>
    <w:rsid w:val="009A4576"/>
    <w:rsid w:val="009A7E1B"/>
    <w:rsid w:val="009B4BE4"/>
    <w:rsid w:val="009C1956"/>
    <w:rsid w:val="009D6C99"/>
    <w:rsid w:val="009F4E70"/>
    <w:rsid w:val="00A00D3B"/>
    <w:rsid w:val="00A208C4"/>
    <w:rsid w:val="00A21287"/>
    <w:rsid w:val="00A24829"/>
    <w:rsid w:val="00A25D17"/>
    <w:rsid w:val="00A272F4"/>
    <w:rsid w:val="00A3022D"/>
    <w:rsid w:val="00A30B4E"/>
    <w:rsid w:val="00A33757"/>
    <w:rsid w:val="00A33C23"/>
    <w:rsid w:val="00A351C2"/>
    <w:rsid w:val="00A37546"/>
    <w:rsid w:val="00A40417"/>
    <w:rsid w:val="00A442E9"/>
    <w:rsid w:val="00A513C6"/>
    <w:rsid w:val="00A575B2"/>
    <w:rsid w:val="00A61893"/>
    <w:rsid w:val="00A75708"/>
    <w:rsid w:val="00A76D2A"/>
    <w:rsid w:val="00A77E2B"/>
    <w:rsid w:val="00A86DA4"/>
    <w:rsid w:val="00A903AD"/>
    <w:rsid w:val="00A94FDE"/>
    <w:rsid w:val="00A96993"/>
    <w:rsid w:val="00AA33EC"/>
    <w:rsid w:val="00AA3A48"/>
    <w:rsid w:val="00AA6456"/>
    <w:rsid w:val="00AA691E"/>
    <w:rsid w:val="00AB4ADA"/>
    <w:rsid w:val="00AB5DA4"/>
    <w:rsid w:val="00AC5018"/>
    <w:rsid w:val="00AD37C4"/>
    <w:rsid w:val="00AD6797"/>
    <w:rsid w:val="00AE226A"/>
    <w:rsid w:val="00AE7F29"/>
    <w:rsid w:val="00AF02CF"/>
    <w:rsid w:val="00AF378F"/>
    <w:rsid w:val="00AF472A"/>
    <w:rsid w:val="00AF721F"/>
    <w:rsid w:val="00B01FD5"/>
    <w:rsid w:val="00B05BDD"/>
    <w:rsid w:val="00B1098F"/>
    <w:rsid w:val="00B30ED5"/>
    <w:rsid w:val="00B402A9"/>
    <w:rsid w:val="00B414BE"/>
    <w:rsid w:val="00B4159B"/>
    <w:rsid w:val="00B5683A"/>
    <w:rsid w:val="00B636CC"/>
    <w:rsid w:val="00B644F2"/>
    <w:rsid w:val="00B70AE5"/>
    <w:rsid w:val="00B742B4"/>
    <w:rsid w:val="00B83AB1"/>
    <w:rsid w:val="00B90151"/>
    <w:rsid w:val="00B915D0"/>
    <w:rsid w:val="00B93B12"/>
    <w:rsid w:val="00BA0486"/>
    <w:rsid w:val="00BB1033"/>
    <w:rsid w:val="00BB55B0"/>
    <w:rsid w:val="00BC569B"/>
    <w:rsid w:val="00BC663A"/>
    <w:rsid w:val="00BD2302"/>
    <w:rsid w:val="00BD383E"/>
    <w:rsid w:val="00BD4963"/>
    <w:rsid w:val="00BE212A"/>
    <w:rsid w:val="00BE4470"/>
    <w:rsid w:val="00BE6BB9"/>
    <w:rsid w:val="00BF0EBD"/>
    <w:rsid w:val="00BF187D"/>
    <w:rsid w:val="00BF2B59"/>
    <w:rsid w:val="00BF2E40"/>
    <w:rsid w:val="00BF54EB"/>
    <w:rsid w:val="00C00CAC"/>
    <w:rsid w:val="00C07055"/>
    <w:rsid w:val="00C10289"/>
    <w:rsid w:val="00C1039B"/>
    <w:rsid w:val="00C13DA4"/>
    <w:rsid w:val="00C14727"/>
    <w:rsid w:val="00C15ED4"/>
    <w:rsid w:val="00C20149"/>
    <w:rsid w:val="00C237AF"/>
    <w:rsid w:val="00C268CA"/>
    <w:rsid w:val="00C3267C"/>
    <w:rsid w:val="00C35C5C"/>
    <w:rsid w:val="00C40F77"/>
    <w:rsid w:val="00C420EE"/>
    <w:rsid w:val="00C526FA"/>
    <w:rsid w:val="00C532B3"/>
    <w:rsid w:val="00C60D0C"/>
    <w:rsid w:val="00C63F21"/>
    <w:rsid w:val="00C7131D"/>
    <w:rsid w:val="00C7182E"/>
    <w:rsid w:val="00C719C9"/>
    <w:rsid w:val="00C72C5D"/>
    <w:rsid w:val="00C73E54"/>
    <w:rsid w:val="00C81478"/>
    <w:rsid w:val="00C83F51"/>
    <w:rsid w:val="00C84970"/>
    <w:rsid w:val="00C9015A"/>
    <w:rsid w:val="00CA58CE"/>
    <w:rsid w:val="00CA6ADD"/>
    <w:rsid w:val="00CB01CB"/>
    <w:rsid w:val="00CB07BE"/>
    <w:rsid w:val="00CB30AD"/>
    <w:rsid w:val="00CB5E9E"/>
    <w:rsid w:val="00CB6ECC"/>
    <w:rsid w:val="00CB737A"/>
    <w:rsid w:val="00CD5F64"/>
    <w:rsid w:val="00CE0719"/>
    <w:rsid w:val="00CE38F4"/>
    <w:rsid w:val="00CF28C6"/>
    <w:rsid w:val="00CF3009"/>
    <w:rsid w:val="00CF459F"/>
    <w:rsid w:val="00CF7404"/>
    <w:rsid w:val="00CF79FC"/>
    <w:rsid w:val="00D00AFB"/>
    <w:rsid w:val="00D03894"/>
    <w:rsid w:val="00D04ACC"/>
    <w:rsid w:val="00D11E8E"/>
    <w:rsid w:val="00D145C2"/>
    <w:rsid w:val="00D2366A"/>
    <w:rsid w:val="00D24F23"/>
    <w:rsid w:val="00D25DCC"/>
    <w:rsid w:val="00D338F9"/>
    <w:rsid w:val="00D37AB1"/>
    <w:rsid w:val="00D51804"/>
    <w:rsid w:val="00D519FF"/>
    <w:rsid w:val="00D51D08"/>
    <w:rsid w:val="00D5422B"/>
    <w:rsid w:val="00D55E52"/>
    <w:rsid w:val="00D62246"/>
    <w:rsid w:val="00D629D9"/>
    <w:rsid w:val="00D62BC9"/>
    <w:rsid w:val="00D6307A"/>
    <w:rsid w:val="00D65280"/>
    <w:rsid w:val="00D678F5"/>
    <w:rsid w:val="00D732D1"/>
    <w:rsid w:val="00D82F21"/>
    <w:rsid w:val="00D83AD3"/>
    <w:rsid w:val="00D8429B"/>
    <w:rsid w:val="00D84DE4"/>
    <w:rsid w:val="00D85426"/>
    <w:rsid w:val="00D926A4"/>
    <w:rsid w:val="00DA1B7C"/>
    <w:rsid w:val="00DA39A9"/>
    <w:rsid w:val="00DB24A8"/>
    <w:rsid w:val="00DB27C5"/>
    <w:rsid w:val="00DB4E38"/>
    <w:rsid w:val="00DB5DCE"/>
    <w:rsid w:val="00DB6A9A"/>
    <w:rsid w:val="00DC3FBC"/>
    <w:rsid w:val="00DD7625"/>
    <w:rsid w:val="00DE4448"/>
    <w:rsid w:val="00DE71E1"/>
    <w:rsid w:val="00DF1F58"/>
    <w:rsid w:val="00E0126A"/>
    <w:rsid w:val="00E07474"/>
    <w:rsid w:val="00E12C1F"/>
    <w:rsid w:val="00E3489B"/>
    <w:rsid w:val="00E364F0"/>
    <w:rsid w:val="00E36E21"/>
    <w:rsid w:val="00E373D6"/>
    <w:rsid w:val="00E40ED3"/>
    <w:rsid w:val="00E424EE"/>
    <w:rsid w:val="00E46677"/>
    <w:rsid w:val="00E468B9"/>
    <w:rsid w:val="00E621CA"/>
    <w:rsid w:val="00E64D13"/>
    <w:rsid w:val="00E704CB"/>
    <w:rsid w:val="00E73D04"/>
    <w:rsid w:val="00E740B2"/>
    <w:rsid w:val="00E741FF"/>
    <w:rsid w:val="00E759E8"/>
    <w:rsid w:val="00E771E7"/>
    <w:rsid w:val="00E81473"/>
    <w:rsid w:val="00E92010"/>
    <w:rsid w:val="00EA2913"/>
    <w:rsid w:val="00EC0198"/>
    <w:rsid w:val="00ED16C8"/>
    <w:rsid w:val="00EF232D"/>
    <w:rsid w:val="00EF3746"/>
    <w:rsid w:val="00EF41C0"/>
    <w:rsid w:val="00EF7745"/>
    <w:rsid w:val="00F02712"/>
    <w:rsid w:val="00F028D1"/>
    <w:rsid w:val="00F14DB7"/>
    <w:rsid w:val="00F17E37"/>
    <w:rsid w:val="00F234D5"/>
    <w:rsid w:val="00F236F6"/>
    <w:rsid w:val="00F25628"/>
    <w:rsid w:val="00F25AB9"/>
    <w:rsid w:val="00F32BC7"/>
    <w:rsid w:val="00F40587"/>
    <w:rsid w:val="00F425C8"/>
    <w:rsid w:val="00F46FE8"/>
    <w:rsid w:val="00F52072"/>
    <w:rsid w:val="00F52BBE"/>
    <w:rsid w:val="00F5341B"/>
    <w:rsid w:val="00F565E6"/>
    <w:rsid w:val="00F56D28"/>
    <w:rsid w:val="00F570C3"/>
    <w:rsid w:val="00F63097"/>
    <w:rsid w:val="00F63AAA"/>
    <w:rsid w:val="00F7243E"/>
    <w:rsid w:val="00F76957"/>
    <w:rsid w:val="00F817C7"/>
    <w:rsid w:val="00F83C96"/>
    <w:rsid w:val="00F91252"/>
    <w:rsid w:val="00F92A8E"/>
    <w:rsid w:val="00F93AFB"/>
    <w:rsid w:val="00F94886"/>
    <w:rsid w:val="00F94F62"/>
    <w:rsid w:val="00FA2052"/>
    <w:rsid w:val="00FA335B"/>
    <w:rsid w:val="00FC222E"/>
    <w:rsid w:val="00FC2894"/>
    <w:rsid w:val="00FC3067"/>
    <w:rsid w:val="00FC5A5C"/>
    <w:rsid w:val="00FD5257"/>
    <w:rsid w:val="00FE1121"/>
    <w:rsid w:val="00FE1F85"/>
    <w:rsid w:val="00FF6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B6FF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5E6"/>
    <w:pPr>
      <w:spacing w:after="120"/>
      <w:ind w:left="284"/>
    </w:pPr>
    <w:rPr>
      <w:rFonts w:ascii="Arial" w:eastAsia="Times New Roman" w:hAnsi="Arial" w:cs="Times New Roman"/>
      <w:sz w:val="22"/>
      <w:szCs w:val="20"/>
      <w:lang w:val="en-AU"/>
    </w:rPr>
  </w:style>
  <w:style w:type="paragraph" w:styleId="Heading1">
    <w:name w:val="heading 1"/>
    <w:basedOn w:val="Normal"/>
    <w:next w:val="Normal"/>
    <w:link w:val="Heading1Char"/>
    <w:uiPriority w:val="9"/>
    <w:qFormat/>
    <w:rsid w:val="005E1021"/>
    <w:pPr>
      <w:keepNext/>
      <w:keepLines/>
      <w:spacing w:before="480" w:after="0"/>
      <w:ind w:left="-113"/>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Normal"/>
    <w:link w:val="Heading2Char"/>
    <w:uiPriority w:val="9"/>
    <w:unhideWhenUsed/>
    <w:qFormat/>
    <w:rsid w:val="005E1021"/>
    <w:pPr>
      <w:keepNext/>
      <w:keepLines/>
      <w:spacing w:before="200" w:after="0"/>
      <w:ind w:left="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Normal"/>
    <w:link w:val="Heading3Char"/>
    <w:uiPriority w:val="9"/>
    <w:unhideWhenUsed/>
    <w:qFormat/>
    <w:rsid w:val="005E1021"/>
    <w:pPr>
      <w:keepNext/>
      <w:keepLines/>
      <w:spacing w:before="200" w:after="0"/>
      <w:outlineLvl w:val="2"/>
    </w:pPr>
    <w:rPr>
      <w:rFonts w:asciiTheme="majorHAnsi" w:eastAsiaTheme="majorEastAsia" w:hAnsiTheme="majorHAnsi" w:cstheme="majorBidi"/>
      <w:b/>
      <w:bCs/>
      <w:color w:val="4F81BD" w:themeColor="accent1"/>
      <w:sz w:val="24"/>
      <w:szCs w:val="24"/>
      <w:lang w:val="en-US" w:eastAsia="en-US"/>
    </w:rPr>
  </w:style>
  <w:style w:type="paragraph" w:styleId="Heading4">
    <w:name w:val="heading 4"/>
    <w:basedOn w:val="Normal"/>
    <w:next w:val="Normal"/>
    <w:link w:val="Heading4Char"/>
    <w:uiPriority w:val="9"/>
    <w:unhideWhenUsed/>
    <w:qFormat/>
    <w:rsid w:val="005E1021"/>
    <w:pPr>
      <w:keepNext/>
      <w:keepLines/>
      <w:spacing w:before="200" w:after="0"/>
      <w:outlineLvl w:val="3"/>
    </w:pPr>
    <w:rPr>
      <w:rFonts w:asciiTheme="majorHAnsi" w:eastAsiaTheme="minorEastAsia" w:hAnsiTheme="majorHAnsi" w:cstheme="majorBidi"/>
      <w:b/>
      <w:bCs/>
      <w:i/>
      <w:iCs/>
      <w:color w:val="4F81BD" w:themeColor="accent1"/>
      <w:sz w:val="24"/>
      <w:szCs w:val="24"/>
      <w:lang w:val="en-US" w:eastAsia="en-US"/>
    </w:rPr>
  </w:style>
  <w:style w:type="paragraph" w:styleId="Heading5">
    <w:name w:val="heading 5"/>
    <w:basedOn w:val="Normal"/>
    <w:next w:val="Normal"/>
    <w:link w:val="Heading5Char"/>
    <w:uiPriority w:val="9"/>
    <w:unhideWhenUsed/>
    <w:qFormat/>
    <w:rsid w:val="002474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4FF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6C8"/>
    <w:rPr>
      <w:rFonts w:ascii="Lucida Grande" w:eastAsia="Times New Roman" w:hAnsi="Lucida Grande" w:cs="Lucida Grande"/>
      <w:sz w:val="18"/>
      <w:szCs w:val="18"/>
      <w:lang w:val="en-AU"/>
    </w:rPr>
  </w:style>
  <w:style w:type="character" w:customStyle="1" w:styleId="Heading2Char">
    <w:name w:val="Heading 2 Char"/>
    <w:basedOn w:val="DefaultParagraphFont"/>
    <w:link w:val="Heading2"/>
    <w:uiPriority w:val="9"/>
    <w:rsid w:val="005E1021"/>
    <w:rPr>
      <w:rFonts w:asciiTheme="majorHAnsi" w:eastAsiaTheme="majorEastAsia" w:hAnsiTheme="majorHAnsi" w:cstheme="majorBidi"/>
      <w:b/>
      <w:bCs/>
      <w:color w:val="4F81BD" w:themeColor="accent1"/>
      <w:sz w:val="28"/>
      <w:szCs w:val="28"/>
      <w:lang w:eastAsia="en-US"/>
    </w:rPr>
  </w:style>
  <w:style w:type="character" w:customStyle="1" w:styleId="Heading1Char">
    <w:name w:val="Heading 1 Char"/>
    <w:basedOn w:val="DefaultParagraphFont"/>
    <w:link w:val="Heading1"/>
    <w:uiPriority w:val="9"/>
    <w:rsid w:val="005E1021"/>
    <w:rPr>
      <w:rFonts w:asciiTheme="majorHAnsi" w:eastAsiaTheme="majorEastAsia" w:hAnsiTheme="majorHAnsi" w:cstheme="majorBidi"/>
      <w:b/>
      <w:bCs/>
      <w:color w:val="4F81BD" w:themeColor="accent1"/>
      <w:sz w:val="32"/>
      <w:szCs w:val="32"/>
      <w:lang w:eastAsia="en-US"/>
    </w:rPr>
  </w:style>
  <w:style w:type="paragraph" w:styleId="NormalWeb">
    <w:name w:val="Normal (Web)"/>
    <w:basedOn w:val="Normal"/>
    <w:uiPriority w:val="99"/>
    <w:semiHidden/>
    <w:unhideWhenUsed/>
    <w:rsid w:val="00C14727"/>
    <w:pPr>
      <w:spacing w:before="100" w:beforeAutospacing="1" w:after="100" w:afterAutospacing="1"/>
      <w:ind w:left="0"/>
    </w:pPr>
    <w:rPr>
      <w:rFonts w:ascii="Times" w:eastAsiaTheme="minorEastAsia" w:hAnsi="Times"/>
      <w:sz w:val="20"/>
      <w:lang w:val="en-US" w:eastAsia="en-US"/>
    </w:rPr>
  </w:style>
  <w:style w:type="character" w:customStyle="1" w:styleId="Heading3Char">
    <w:name w:val="Heading 3 Char"/>
    <w:basedOn w:val="DefaultParagraphFont"/>
    <w:link w:val="Heading3"/>
    <w:uiPriority w:val="9"/>
    <w:rsid w:val="005E1021"/>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5E1021"/>
    <w:rPr>
      <w:rFonts w:asciiTheme="majorHAnsi"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2474DB"/>
    <w:rPr>
      <w:rFonts w:asciiTheme="majorHAnsi" w:eastAsiaTheme="majorEastAsia" w:hAnsiTheme="majorHAnsi" w:cstheme="majorBidi"/>
      <w:color w:val="243F60" w:themeColor="accent1" w:themeShade="7F"/>
      <w:sz w:val="22"/>
      <w:szCs w:val="20"/>
      <w:lang w:val="en-AU"/>
    </w:rPr>
  </w:style>
  <w:style w:type="character" w:customStyle="1" w:styleId="Heading6Char">
    <w:name w:val="Heading 6 Char"/>
    <w:basedOn w:val="DefaultParagraphFont"/>
    <w:link w:val="Heading6"/>
    <w:uiPriority w:val="9"/>
    <w:rsid w:val="000D4FF0"/>
    <w:rPr>
      <w:rFonts w:asciiTheme="majorHAnsi" w:eastAsiaTheme="majorEastAsia" w:hAnsiTheme="majorHAnsi" w:cstheme="majorBidi"/>
      <w:i/>
      <w:iCs/>
      <w:color w:val="243F60" w:themeColor="accent1" w:themeShade="7F"/>
      <w:sz w:val="22"/>
      <w:szCs w:val="20"/>
      <w:lang w:val="en-AU"/>
    </w:rPr>
  </w:style>
  <w:style w:type="paragraph" w:styleId="TOC1">
    <w:name w:val="toc 1"/>
    <w:basedOn w:val="Normal"/>
    <w:next w:val="Normal"/>
    <w:autoRedefine/>
    <w:uiPriority w:val="39"/>
    <w:unhideWhenUsed/>
    <w:rsid w:val="00260B80"/>
    <w:pPr>
      <w:ind w:left="0"/>
    </w:pPr>
  </w:style>
  <w:style w:type="paragraph" w:styleId="TOC2">
    <w:name w:val="toc 2"/>
    <w:basedOn w:val="Normal"/>
    <w:next w:val="Normal"/>
    <w:autoRedefine/>
    <w:uiPriority w:val="39"/>
    <w:unhideWhenUsed/>
    <w:rsid w:val="00260B80"/>
    <w:pPr>
      <w:ind w:left="220"/>
    </w:pPr>
  </w:style>
  <w:style w:type="paragraph" w:styleId="TOC3">
    <w:name w:val="toc 3"/>
    <w:basedOn w:val="Normal"/>
    <w:next w:val="Normal"/>
    <w:autoRedefine/>
    <w:uiPriority w:val="39"/>
    <w:unhideWhenUsed/>
    <w:rsid w:val="00260B80"/>
    <w:pPr>
      <w:ind w:left="440"/>
    </w:pPr>
  </w:style>
  <w:style w:type="paragraph" w:styleId="TOC4">
    <w:name w:val="toc 4"/>
    <w:basedOn w:val="Normal"/>
    <w:next w:val="Normal"/>
    <w:autoRedefine/>
    <w:uiPriority w:val="39"/>
    <w:unhideWhenUsed/>
    <w:rsid w:val="00260B80"/>
    <w:pPr>
      <w:ind w:left="660"/>
    </w:pPr>
  </w:style>
  <w:style w:type="paragraph" w:styleId="TOC5">
    <w:name w:val="toc 5"/>
    <w:basedOn w:val="Normal"/>
    <w:next w:val="Normal"/>
    <w:autoRedefine/>
    <w:uiPriority w:val="39"/>
    <w:unhideWhenUsed/>
    <w:rsid w:val="00260B80"/>
    <w:pPr>
      <w:ind w:left="880"/>
    </w:pPr>
  </w:style>
  <w:style w:type="paragraph" w:styleId="TOC6">
    <w:name w:val="toc 6"/>
    <w:basedOn w:val="Normal"/>
    <w:next w:val="Normal"/>
    <w:autoRedefine/>
    <w:uiPriority w:val="39"/>
    <w:unhideWhenUsed/>
    <w:rsid w:val="00260B80"/>
    <w:pPr>
      <w:ind w:left="1100"/>
    </w:pPr>
  </w:style>
  <w:style w:type="paragraph" w:styleId="TOC7">
    <w:name w:val="toc 7"/>
    <w:basedOn w:val="Normal"/>
    <w:next w:val="Normal"/>
    <w:autoRedefine/>
    <w:uiPriority w:val="39"/>
    <w:unhideWhenUsed/>
    <w:rsid w:val="00260B80"/>
    <w:pPr>
      <w:ind w:left="1320"/>
    </w:pPr>
  </w:style>
  <w:style w:type="paragraph" w:styleId="TOC8">
    <w:name w:val="toc 8"/>
    <w:basedOn w:val="Normal"/>
    <w:next w:val="Normal"/>
    <w:autoRedefine/>
    <w:uiPriority w:val="39"/>
    <w:unhideWhenUsed/>
    <w:rsid w:val="00260B80"/>
    <w:pPr>
      <w:ind w:left="1540"/>
    </w:pPr>
  </w:style>
  <w:style w:type="paragraph" w:styleId="TOC9">
    <w:name w:val="toc 9"/>
    <w:basedOn w:val="Normal"/>
    <w:next w:val="Normal"/>
    <w:autoRedefine/>
    <w:uiPriority w:val="39"/>
    <w:unhideWhenUsed/>
    <w:rsid w:val="00260B80"/>
    <w:pPr>
      <w:ind w:left="1760"/>
    </w:pPr>
  </w:style>
  <w:style w:type="paragraph" w:styleId="ListParagraph">
    <w:name w:val="List Paragraph"/>
    <w:basedOn w:val="Normal"/>
    <w:uiPriority w:val="34"/>
    <w:qFormat/>
    <w:rsid w:val="00542D01"/>
    <w:pPr>
      <w:ind w:left="720"/>
      <w:contextualSpacing/>
    </w:pPr>
  </w:style>
  <w:style w:type="character" w:styleId="Hyperlink">
    <w:name w:val="Hyperlink"/>
    <w:basedOn w:val="DefaultParagraphFont"/>
    <w:uiPriority w:val="99"/>
    <w:unhideWhenUsed/>
    <w:rsid w:val="008D0A9B"/>
    <w:rPr>
      <w:color w:val="0000FF" w:themeColor="hyperlink"/>
      <w:u w:val="single"/>
    </w:rPr>
  </w:style>
  <w:style w:type="paragraph" w:styleId="DocumentMap">
    <w:name w:val="Document Map"/>
    <w:basedOn w:val="Normal"/>
    <w:link w:val="DocumentMapChar"/>
    <w:uiPriority w:val="99"/>
    <w:semiHidden/>
    <w:unhideWhenUsed/>
    <w:rsid w:val="002B75DB"/>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B75DB"/>
    <w:rPr>
      <w:rFonts w:ascii="Lucida Grande" w:eastAsia="Times New Roman" w:hAnsi="Lucida Grande" w:cs="Lucida Grande"/>
      <w:lang w:val="en-AU"/>
    </w:rPr>
  </w:style>
  <w:style w:type="table" w:styleId="TableGrid">
    <w:name w:val="Table Grid"/>
    <w:basedOn w:val="TableNormal"/>
    <w:uiPriority w:val="59"/>
    <w:rsid w:val="004A49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RL">
    <w:name w:val="URL"/>
    <w:basedOn w:val="Normal"/>
    <w:qFormat/>
    <w:rsid w:val="00267E4D"/>
    <w:rPr>
      <w:rFonts w:asciiTheme="majorHAnsi" w:hAnsiTheme="majorHAnsi"/>
      <w:b/>
    </w:rPr>
  </w:style>
  <w:style w:type="character" w:styleId="Emphasis">
    <w:name w:val="Emphasis"/>
    <w:basedOn w:val="DefaultParagraphFont"/>
    <w:uiPriority w:val="20"/>
    <w:qFormat/>
    <w:rsid w:val="002E079D"/>
    <w:rPr>
      <w:i/>
      <w:iCs/>
    </w:rPr>
  </w:style>
  <w:style w:type="paragraph" w:styleId="Footer">
    <w:name w:val="footer"/>
    <w:basedOn w:val="Normal"/>
    <w:link w:val="FooterChar"/>
    <w:uiPriority w:val="99"/>
    <w:unhideWhenUsed/>
    <w:rsid w:val="006D1958"/>
    <w:pPr>
      <w:tabs>
        <w:tab w:val="center" w:pos="4320"/>
        <w:tab w:val="right" w:pos="8640"/>
      </w:tabs>
      <w:spacing w:after="0"/>
    </w:pPr>
  </w:style>
  <w:style w:type="character" w:customStyle="1" w:styleId="FooterChar">
    <w:name w:val="Footer Char"/>
    <w:basedOn w:val="DefaultParagraphFont"/>
    <w:link w:val="Footer"/>
    <w:uiPriority w:val="99"/>
    <w:rsid w:val="006D1958"/>
    <w:rPr>
      <w:rFonts w:ascii="Arial" w:eastAsia="Times New Roman" w:hAnsi="Arial" w:cs="Times New Roman"/>
      <w:sz w:val="22"/>
      <w:szCs w:val="20"/>
      <w:lang w:val="en-AU"/>
    </w:rPr>
  </w:style>
  <w:style w:type="character" w:styleId="PageNumber">
    <w:name w:val="page number"/>
    <w:basedOn w:val="DefaultParagraphFont"/>
    <w:uiPriority w:val="99"/>
    <w:semiHidden/>
    <w:unhideWhenUsed/>
    <w:rsid w:val="006D1958"/>
  </w:style>
  <w:style w:type="paragraph" w:customStyle="1" w:styleId="XML">
    <w:name w:val="XML"/>
    <w:basedOn w:val="Normal"/>
    <w:qFormat/>
    <w:rsid w:val="006E55DD"/>
    <w:rPr>
      <w:rFonts w:ascii="Courier" w:eastAsiaTheme="minorEastAsia" w:hAnsi="Courier"/>
      <w:color w:val="000096"/>
      <w:szCs w:val="22"/>
      <w:lang w:val="en-US"/>
    </w:rPr>
  </w:style>
  <w:style w:type="paragraph" w:styleId="HTMLPreformatted">
    <w:name w:val="HTML Preformatted"/>
    <w:basedOn w:val="Normal"/>
    <w:link w:val="HTMLPreformattedChar"/>
    <w:uiPriority w:val="99"/>
    <w:semiHidden/>
    <w:unhideWhenUsed/>
    <w:rsid w:val="00BC5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w:eastAsiaTheme="minorEastAsia" w:hAnsi="Courier" w:cs="Courier"/>
      <w:sz w:val="20"/>
      <w:lang w:val="en-US" w:eastAsia="en-US"/>
    </w:rPr>
  </w:style>
  <w:style w:type="character" w:customStyle="1" w:styleId="HTMLPreformattedChar">
    <w:name w:val="HTML Preformatted Char"/>
    <w:basedOn w:val="DefaultParagraphFont"/>
    <w:link w:val="HTMLPreformatted"/>
    <w:uiPriority w:val="99"/>
    <w:semiHidden/>
    <w:rsid w:val="00BC569B"/>
    <w:rPr>
      <w:rFonts w:ascii="Courier" w:hAnsi="Courier" w:cs="Courier"/>
      <w:sz w:val="20"/>
      <w:szCs w:val="20"/>
      <w:lang w:eastAsia="en-US"/>
    </w:rPr>
  </w:style>
  <w:style w:type="character" w:customStyle="1" w:styleId="xmltag">
    <w:name w:val="xmltag"/>
    <w:basedOn w:val="DefaultParagraphFont"/>
    <w:rsid w:val="00F92A8E"/>
  </w:style>
  <w:style w:type="character" w:customStyle="1" w:styleId="xmlattr">
    <w:name w:val="xmlattr"/>
    <w:basedOn w:val="DefaultParagraphFont"/>
    <w:rsid w:val="00F92A8E"/>
  </w:style>
  <w:style w:type="character" w:customStyle="1" w:styleId="xmlattrvalue">
    <w:name w:val="xmlattrvalue"/>
    <w:basedOn w:val="DefaultParagraphFont"/>
    <w:rsid w:val="00F92A8E"/>
  </w:style>
  <w:style w:type="character" w:styleId="FollowedHyperlink">
    <w:name w:val="FollowedHyperlink"/>
    <w:basedOn w:val="DefaultParagraphFont"/>
    <w:uiPriority w:val="99"/>
    <w:semiHidden/>
    <w:unhideWhenUsed/>
    <w:rsid w:val="00F76957"/>
    <w:rPr>
      <w:color w:val="800080" w:themeColor="followedHyperlink"/>
      <w:u w:val="single"/>
    </w:rPr>
  </w:style>
  <w:style w:type="character" w:styleId="CommentReference">
    <w:name w:val="annotation reference"/>
    <w:basedOn w:val="DefaultParagraphFont"/>
    <w:uiPriority w:val="99"/>
    <w:semiHidden/>
    <w:unhideWhenUsed/>
    <w:rsid w:val="00892886"/>
    <w:rPr>
      <w:sz w:val="18"/>
      <w:szCs w:val="18"/>
    </w:rPr>
  </w:style>
  <w:style w:type="paragraph" w:styleId="CommentText">
    <w:name w:val="annotation text"/>
    <w:basedOn w:val="Normal"/>
    <w:link w:val="CommentTextChar"/>
    <w:uiPriority w:val="99"/>
    <w:semiHidden/>
    <w:unhideWhenUsed/>
    <w:rsid w:val="00892886"/>
    <w:rPr>
      <w:sz w:val="24"/>
      <w:szCs w:val="24"/>
    </w:rPr>
  </w:style>
  <w:style w:type="character" w:customStyle="1" w:styleId="CommentTextChar">
    <w:name w:val="Comment Text Char"/>
    <w:basedOn w:val="DefaultParagraphFont"/>
    <w:link w:val="CommentText"/>
    <w:uiPriority w:val="99"/>
    <w:semiHidden/>
    <w:rsid w:val="00892886"/>
    <w:rPr>
      <w:rFonts w:ascii="Arial" w:eastAsia="Times New Roman" w:hAnsi="Arial" w:cs="Times New Roman"/>
      <w:lang w:val="en-AU"/>
    </w:rPr>
  </w:style>
  <w:style w:type="paragraph" w:styleId="CommentSubject">
    <w:name w:val="annotation subject"/>
    <w:basedOn w:val="CommentText"/>
    <w:next w:val="CommentText"/>
    <w:link w:val="CommentSubjectChar"/>
    <w:uiPriority w:val="99"/>
    <w:semiHidden/>
    <w:unhideWhenUsed/>
    <w:rsid w:val="00892886"/>
    <w:rPr>
      <w:b/>
      <w:bCs/>
      <w:sz w:val="20"/>
      <w:szCs w:val="20"/>
    </w:rPr>
  </w:style>
  <w:style w:type="character" w:customStyle="1" w:styleId="CommentSubjectChar">
    <w:name w:val="Comment Subject Char"/>
    <w:basedOn w:val="CommentTextChar"/>
    <w:link w:val="CommentSubject"/>
    <w:uiPriority w:val="99"/>
    <w:semiHidden/>
    <w:rsid w:val="00892886"/>
    <w:rPr>
      <w:rFonts w:ascii="Arial" w:eastAsia="Times New Roman" w:hAnsi="Arial" w:cs="Times New Roman"/>
      <w:b/>
      <w:bCs/>
      <w:sz w:val="20"/>
      <w:szCs w:val="20"/>
      <w:lang w:val="en-AU"/>
    </w:rPr>
  </w:style>
  <w:style w:type="character" w:customStyle="1" w:styleId="apple-converted-space">
    <w:name w:val="apple-converted-space"/>
    <w:basedOn w:val="DefaultParagraphFont"/>
    <w:rsid w:val="00332A2E"/>
  </w:style>
  <w:style w:type="paragraph" w:styleId="Revision">
    <w:name w:val="Revision"/>
    <w:hidden/>
    <w:uiPriority w:val="99"/>
    <w:semiHidden/>
    <w:rsid w:val="00D62BC9"/>
    <w:rPr>
      <w:rFonts w:ascii="Arial" w:eastAsia="Times New Roman" w:hAnsi="Arial" w:cs="Times New Roman"/>
      <w:sz w:val="22"/>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5E6"/>
    <w:pPr>
      <w:spacing w:after="120"/>
      <w:ind w:left="284"/>
    </w:pPr>
    <w:rPr>
      <w:rFonts w:ascii="Arial" w:eastAsia="Times New Roman" w:hAnsi="Arial" w:cs="Times New Roman"/>
      <w:sz w:val="22"/>
      <w:szCs w:val="20"/>
      <w:lang w:val="en-AU"/>
    </w:rPr>
  </w:style>
  <w:style w:type="paragraph" w:styleId="Heading1">
    <w:name w:val="heading 1"/>
    <w:basedOn w:val="Normal"/>
    <w:next w:val="Normal"/>
    <w:link w:val="Heading1Char"/>
    <w:uiPriority w:val="9"/>
    <w:qFormat/>
    <w:rsid w:val="005E1021"/>
    <w:pPr>
      <w:keepNext/>
      <w:keepLines/>
      <w:spacing w:before="480" w:after="0"/>
      <w:ind w:left="-113"/>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Normal"/>
    <w:link w:val="Heading2Char"/>
    <w:uiPriority w:val="9"/>
    <w:unhideWhenUsed/>
    <w:qFormat/>
    <w:rsid w:val="005E1021"/>
    <w:pPr>
      <w:keepNext/>
      <w:keepLines/>
      <w:spacing w:before="200" w:after="0"/>
      <w:ind w:left="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Normal"/>
    <w:link w:val="Heading3Char"/>
    <w:uiPriority w:val="9"/>
    <w:unhideWhenUsed/>
    <w:qFormat/>
    <w:rsid w:val="005E1021"/>
    <w:pPr>
      <w:keepNext/>
      <w:keepLines/>
      <w:spacing w:before="200" w:after="0"/>
      <w:outlineLvl w:val="2"/>
    </w:pPr>
    <w:rPr>
      <w:rFonts w:asciiTheme="majorHAnsi" w:eastAsiaTheme="majorEastAsia" w:hAnsiTheme="majorHAnsi" w:cstheme="majorBidi"/>
      <w:b/>
      <w:bCs/>
      <w:color w:val="4F81BD" w:themeColor="accent1"/>
      <w:sz w:val="24"/>
      <w:szCs w:val="24"/>
      <w:lang w:val="en-US" w:eastAsia="en-US"/>
    </w:rPr>
  </w:style>
  <w:style w:type="paragraph" w:styleId="Heading4">
    <w:name w:val="heading 4"/>
    <w:basedOn w:val="Normal"/>
    <w:next w:val="Normal"/>
    <w:link w:val="Heading4Char"/>
    <w:uiPriority w:val="9"/>
    <w:unhideWhenUsed/>
    <w:qFormat/>
    <w:rsid w:val="005E1021"/>
    <w:pPr>
      <w:keepNext/>
      <w:keepLines/>
      <w:spacing w:before="200" w:after="0"/>
      <w:outlineLvl w:val="3"/>
    </w:pPr>
    <w:rPr>
      <w:rFonts w:asciiTheme="majorHAnsi" w:eastAsiaTheme="minorEastAsia" w:hAnsiTheme="majorHAnsi" w:cstheme="majorBidi"/>
      <w:b/>
      <w:bCs/>
      <w:i/>
      <w:iCs/>
      <w:color w:val="4F81BD" w:themeColor="accent1"/>
      <w:sz w:val="24"/>
      <w:szCs w:val="24"/>
      <w:lang w:val="en-US" w:eastAsia="en-US"/>
    </w:rPr>
  </w:style>
  <w:style w:type="paragraph" w:styleId="Heading5">
    <w:name w:val="heading 5"/>
    <w:basedOn w:val="Normal"/>
    <w:next w:val="Normal"/>
    <w:link w:val="Heading5Char"/>
    <w:uiPriority w:val="9"/>
    <w:unhideWhenUsed/>
    <w:qFormat/>
    <w:rsid w:val="002474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4FF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6C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16C8"/>
    <w:rPr>
      <w:rFonts w:ascii="Lucida Grande" w:eastAsia="Times New Roman" w:hAnsi="Lucida Grande" w:cs="Lucida Grande"/>
      <w:sz w:val="18"/>
      <w:szCs w:val="18"/>
      <w:lang w:val="en-AU"/>
    </w:rPr>
  </w:style>
  <w:style w:type="character" w:customStyle="1" w:styleId="Heading2Char">
    <w:name w:val="Heading 2 Char"/>
    <w:basedOn w:val="DefaultParagraphFont"/>
    <w:link w:val="Heading2"/>
    <w:uiPriority w:val="9"/>
    <w:rsid w:val="005E1021"/>
    <w:rPr>
      <w:rFonts w:asciiTheme="majorHAnsi" w:eastAsiaTheme="majorEastAsia" w:hAnsiTheme="majorHAnsi" w:cstheme="majorBidi"/>
      <w:b/>
      <w:bCs/>
      <w:color w:val="4F81BD" w:themeColor="accent1"/>
      <w:sz w:val="28"/>
      <w:szCs w:val="28"/>
      <w:lang w:eastAsia="en-US"/>
    </w:rPr>
  </w:style>
  <w:style w:type="character" w:customStyle="1" w:styleId="Heading1Char">
    <w:name w:val="Heading 1 Char"/>
    <w:basedOn w:val="DefaultParagraphFont"/>
    <w:link w:val="Heading1"/>
    <w:uiPriority w:val="9"/>
    <w:rsid w:val="005E1021"/>
    <w:rPr>
      <w:rFonts w:asciiTheme="majorHAnsi" w:eastAsiaTheme="majorEastAsia" w:hAnsiTheme="majorHAnsi" w:cstheme="majorBidi"/>
      <w:b/>
      <w:bCs/>
      <w:color w:val="4F81BD" w:themeColor="accent1"/>
      <w:sz w:val="32"/>
      <w:szCs w:val="32"/>
      <w:lang w:eastAsia="en-US"/>
    </w:rPr>
  </w:style>
  <w:style w:type="paragraph" w:styleId="NormalWeb">
    <w:name w:val="Normal (Web)"/>
    <w:basedOn w:val="Normal"/>
    <w:uiPriority w:val="99"/>
    <w:semiHidden/>
    <w:unhideWhenUsed/>
    <w:rsid w:val="00C14727"/>
    <w:pPr>
      <w:spacing w:before="100" w:beforeAutospacing="1" w:after="100" w:afterAutospacing="1"/>
      <w:ind w:left="0"/>
    </w:pPr>
    <w:rPr>
      <w:rFonts w:ascii="Times" w:eastAsiaTheme="minorEastAsia" w:hAnsi="Times"/>
      <w:sz w:val="20"/>
      <w:lang w:val="en-US" w:eastAsia="en-US"/>
    </w:rPr>
  </w:style>
  <w:style w:type="character" w:customStyle="1" w:styleId="Heading3Char">
    <w:name w:val="Heading 3 Char"/>
    <w:basedOn w:val="DefaultParagraphFont"/>
    <w:link w:val="Heading3"/>
    <w:uiPriority w:val="9"/>
    <w:rsid w:val="005E1021"/>
    <w:rPr>
      <w:rFonts w:asciiTheme="majorHAnsi" w:eastAsiaTheme="majorEastAsia" w:hAnsiTheme="majorHAnsi" w:cstheme="majorBidi"/>
      <w:b/>
      <w:bCs/>
      <w:color w:val="4F81BD" w:themeColor="accent1"/>
      <w:lang w:eastAsia="en-US"/>
    </w:rPr>
  </w:style>
  <w:style w:type="character" w:customStyle="1" w:styleId="Heading4Char">
    <w:name w:val="Heading 4 Char"/>
    <w:basedOn w:val="DefaultParagraphFont"/>
    <w:link w:val="Heading4"/>
    <w:uiPriority w:val="9"/>
    <w:rsid w:val="005E1021"/>
    <w:rPr>
      <w:rFonts w:asciiTheme="majorHAnsi" w:hAnsiTheme="majorHAnsi" w:cstheme="majorBidi"/>
      <w:b/>
      <w:bCs/>
      <w:i/>
      <w:iCs/>
      <w:color w:val="4F81BD" w:themeColor="accent1"/>
      <w:lang w:eastAsia="en-US"/>
    </w:rPr>
  </w:style>
  <w:style w:type="character" w:customStyle="1" w:styleId="Heading5Char">
    <w:name w:val="Heading 5 Char"/>
    <w:basedOn w:val="DefaultParagraphFont"/>
    <w:link w:val="Heading5"/>
    <w:uiPriority w:val="9"/>
    <w:rsid w:val="002474DB"/>
    <w:rPr>
      <w:rFonts w:asciiTheme="majorHAnsi" w:eastAsiaTheme="majorEastAsia" w:hAnsiTheme="majorHAnsi" w:cstheme="majorBidi"/>
      <w:color w:val="243F60" w:themeColor="accent1" w:themeShade="7F"/>
      <w:sz w:val="22"/>
      <w:szCs w:val="20"/>
      <w:lang w:val="en-AU"/>
    </w:rPr>
  </w:style>
  <w:style w:type="character" w:customStyle="1" w:styleId="Heading6Char">
    <w:name w:val="Heading 6 Char"/>
    <w:basedOn w:val="DefaultParagraphFont"/>
    <w:link w:val="Heading6"/>
    <w:uiPriority w:val="9"/>
    <w:rsid w:val="000D4FF0"/>
    <w:rPr>
      <w:rFonts w:asciiTheme="majorHAnsi" w:eastAsiaTheme="majorEastAsia" w:hAnsiTheme="majorHAnsi" w:cstheme="majorBidi"/>
      <w:i/>
      <w:iCs/>
      <w:color w:val="243F60" w:themeColor="accent1" w:themeShade="7F"/>
      <w:sz w:val="22"/>
      <w:szCs w:val="20"/>
      <w:lang w:val="en-AU"/>
    </w:rPr>
  </w:style>
  <w:style w:type="paragraph" w:styleId="TOC1">
    <w:name w:val="toc 1"/>
    <w:basedOn w:val="Normal"/>
    <w:next w:val="Normal"/>
    <w:autoRedefine/>
    <w:uiPriority w:val="39"/>
    <w:unhideWhenUsed/>
    <w:rsid w:val="00260B80"/>
    <w:pPr>
      <w:ind w:left="0"/>
    </w:pPr>
  </w:style>
  <w:style w:type="paragraph" w:styleId="TOC2">
    <w:name w:val="toc 2"/>
    <w:basedOn w:val="Normal"/>
    <w:next w:val="Normal"/>
    <w:autoRedefine/>
    <w:uiPriority w:val="39"/>
    <w:unhideWhenUsed/>
    <w:rsid w:val="00260B80"/>
    <w:pPr>
      <w:ind w:left="220"/>
    </w:pPr>
  </w:style>
  <w:style w:type="paragraph" w:styleId="TOC3">
    <w:name w:val="toc 3"/>
    <w:basedOn w:val="Normal"/>
    <w:next w:val="Normal"/>
    <w:autoRedefine/>
    <w:uiPriority w:val="39"/>
    <w:unhideWhenUsed/>
    <w:rsid w:val="00260B80"/>
    <w:pPr>
      <w:ind w:left="440"/>
    </w:pPr>
  </w:style>
  <w:style w:type="paragraph" w:styleId="TOC4">
    <w:name w:val="toc 4"/>
    <w:basedOn w:val="Normal"/>
    <w:next w:val="Normal"/>
    <w:autoRedefine/>
    <w:uiPriority w:val="39"/>
    <w:unhideWhenUsed/>
    <w:rsid w:val="00260B80"/>
    <w:pPr>
      <w:ind w:left="660"/>
    </w:pPr>
  </w:style>
  <w:style w:type="paragraph" w:styleId="TOC5">
    <w:name w:val="toc 5"/>
    <w:basedOn w:val="Normal"/>
    <w:next w:val="Normal"/>
    <w:autoRedefine/>
    <w:uiPriority w:val="39"/>
    <w:unhideWhenUsed/>
    <w:rsid w:val="00260B80"/>
    <w:pPr>
      <w:ind w:left="880"/>
    </w:pPr>
  </w:style>
  <w:style w:type="paragraph" w:styleId="TOC6">
    <w:name w:val="toc 6"/>
    <w:basedOn w:val="Normal"/>
    <w:next w:val="Normal"/>
    <w:autoRedefine/>
    <w:uiPriority w:val="39"/>
    <w:unhideWhenUsed/>
    <w:rsid w:val="00260B80"/>
    <w:pPr>
      <w:ind w:left="1100"/>
    </w:pPr>
  </w:style>
  <w:style w:type="paragraph" w:styleId="TOC7">
    <w:name w:val="toc 7"/>
    <w:basedOn w:val="Normal"/>
    <w:next w:val="Normal"/>
    <w:autoRedefine/>
    <w:uiPriority w:val="39"/>
    <w:unhideWhenUsed/>
    <w:rsid w:val="00260B80"/>
    <w:pPr>
      <w:ind w:left="1320"/>
    </w:pPr>
  </w:style>
  <w:style w:type="paragraph" w:styleId="TOC8">
    <w:name w:val="toc 8"/>
    <w:basedOn w:val="Normal"/>
    <w:next w:val="Normal"/>
    <w:autoRedefine/>
    <w:uiPriority w:val="39"/>
    <w:unhideWhenUsed/>
    <w:rsid w:val="00260B80"/>
    <w:pPr>
      <w:ind w:left="1540"/>
    </w:pPr>
  </w:style>
  <w:style w:type="paragraph" w:styleId="TOC9">
    <w:name w:val="toc 9"/>
    <w:basedOn w:val="Normal"/>
    <w:next w:val="Normal"/>
    <w:autoRedefine/>
    <w:uiPriority w:val="39"/>
    <w:unhideWhenUsed/>
    <w:rsid w:val="00260B80"/>
    <w:pPr>
      <w:ind w:left="1760"/>
    </w:pPr>
  </w:style>
  <w:style w:type="paragraph" w:styleId="ListParagraph">
    <w:name w:val="List Paragraph"/>
    <w:basedOn w:val="Normal"/>
    <w:uiPriority w:val="34"/>
    <w:qFormat/>
    <w:rsid w:val="00542D01"/>
    <w:pPr>
      <w:ind w:left="720"/>
      <w:contextualSpacing/>
    </w:pPr>
  </w:style>
  <w:style w:type="character" w:styleId="Hyperlink">
    <w:name w:val="Hyperlink"/>
    <w:basedOn w:val="DefaultParagraphFont"/>
    <w:uiPriority w:val="99"/>
    <w:unhideWhenUsed/>
    <w:rsid w:val="008D0A9B"/>
    <w:rPr>
      <w:color w:val="0000FF" w:themeColor="hyperlink"/>
      <w:u w:val="single"/>
    </w:rPr>
  </w:style>
  <w:style w:type="paragraph" w:styleId="DocumentMap">
    <w:name w:val="Document Map"/>
    <w:basedOn w:val="Normal"/>
    <w:link w:val="DocumentMapChar"/>
    <w:uiPriority w:val="99"/>
    <w:semiHidden/>
    <w:unhideWhenUsed/>
    <w:rsid w:val="002B75DB"/>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2B75DB"/>
    <w:rPr>
      <w:rFonts w:ascii="Lucida Grande" w:eastAsia="Times New Roman" w:hAnsi="Lucida Grande" w:cs="Lucida Grande"/>
      <w:lang w:val="en-AU"/>
    </w:rPr>
  </w:style>
  <w:style w:type="table" w:styleId="TableGrid">
    <w:name w:val="Table Grid"/>
    <w:basedOn w:val="TableNormal"/>
    <w:uiPriority w:val="59"/>
    <w:rsid w:val="004A49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RL">
    <w:name w:val="URL"/>
    <w:basedOn w:val="Normal"/>
    <w:qFormat/>
    <w:rsid w:val="00267E4D"/>
    <w:rPr>
      <w:rFonts w:asciiTheme="majorHAnsi" w:hAnsiTheme="majorHAnsi"/>
      <w:b/>
    </w:rPr>
  </w:style>
  <w:style w:type="character" w:styleId="Emphasis">
    <w:name w:val="Emphasis"/>
    <w:basedOn w:val="DefaultParagraphFont"/>
    <w:uiPriority w:val="20"/>
    <w:qFormat/>
    <w:rsid w:val="002E079D"/>
    <w:rPr>
      <w:i/>
      <w:iCs/>
    </w:rPr>
  </w:style>
  <w:style w:type="paragraph" w:styleId="Footer">
    <w:name w:val="footer"/>
    <w:basedOn w:val="Normal"/>
    <w:link w:val="FooterChar"/>
    <w:uiPriority w:val="99"/>
    <w:unhideWhenUsed/>
    <w:rsid w:val="006D1958"/>
    <w:pPr>
      <w:tabs>
        <w:tab w:val="center" w:pos="4320"/>
        <w:tab w:val="right" w:pos="8640"/>
      </w:tabs>
      <w:spacing w:after="0"/>
    </w:pPr>
  </w:style>
  <w:style w:type="character" w:customStyle="1" w:styleId="FooterChar">
    <w:name w:val="Footer Char"/>
    <w:basedOn w:val="DefaultParagraphFont"/>
    <w:link w:val="Footer"/>
    <w:uiPriority w:val="99"/>
    <w:rsid w:val="006D1958"/>
    <w:rPr>
      <w:rFonts w:ascii="Arial" w:eastAsia="Times New Roman" w:hAnsi="Arial" w:cs="Times New Roman"/>
      <w:sz w:val="22"/>
      <w:szCs w:val="20"/>
      <w:lang w:val="en-AU"/>
    </w:rPr>
  </w:style>
  <w:style w:type="character" w:styleId="PageNumber">
    <w:name w:val="page number"/>
    <w:basedOn w:val="DefaultParagraphFont"/>
    <w:uiPriority w:val="99"/>
    <w:semiHidden/>
    <w:unhideWhenUsed/>
    <w:rsid w:val="006D1958"/>
  </w:style>
  <w:style w:type="paragraph" w:customStyle="1" w:styleId="XML">
    <w:name w:val="XML"/>
    <w:basedOn w:val="Normal"/>
    <w:qFormat/>
    <w:rsid w:val="006E55DD"/>
    <w:rPr>
      <w:rFonts w:ascii="Courier" w:eastAsiaTheme="minorEastAsia" w:hAnsi="Courier"/>
      <w:color w:val="000096"/>
      <w:szCs w:val="22"/>
      <w:lang w:val="en-US"/>
    </w:rPr>
  </w:style>
  <w:style w:type="paragraph" w:styleId="HTMLPreformatted">
    <w:name w:val="HTML Preformatted"/>
    <w:basedOn w:val="Normal"/>
    <w:link w:val="HTMLPreformattedChar"/>
    <w:uiPriority w:val="99"/>
    <w:semiHidden/>
    <w:unhideWhenUsed/>
    <w:rsid w:val="00BC5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w:eastAsiaTheme="minorEastAsia" w:hAnsi="Courier" w:cs="Courier"/>
      <w:sz w:val="20"/>
      <w:lang w:val="en-US" w:eastAsia="en-US"/>
    </w:rPr>
  </w:style>
  <w:style w:type="character" w:customStyle="1" w:styleId="HTMLPreformattedChar">
    <w:name w:val="HTML Preformatted Char"/>
    <w:basedOn w:val="DefaultParagraphFont"/>
    <w:link w:val="HTMLPreformatted"/>
    <w:uiPriority w:val="99"/>
    <w:semiHidden/>
    <w:rsid w:val="00BC569B"/>
    <w:rPr>
      <w:rFonts w:ascii="Courier" w:hAnsi="Courier" w:cs="Courier"/>
      <w:sz w:val="20"/>
      <w:szCs w:val="20"/>
      <w:lang w:eastAsia="en-US"/>
    </w:rPr>
  </w:style>
  <w:style w:type="character" w:customStyle="1" w:styleId="xmltag">
    <w:name w:val="xmltag"/>
    <w:basedOn w:val="DefaultParagraphFont"/>
    <w:rsid w:val="00F92A8E"/>
  </w:style>
  <w:style w:type="character" w:customStyle="1" w:styleId="xmlattr">
    <w:name w:val="xmlattr"/>
    <w:basedOn w:val="DefaultParagraphFont"/>
    <w:rsid w:val="00F92A8E"/>
  </w:style>
  <w:style w:type="character" w:customStyle="1" w:styleId="xmlattrvalue">
    <w:name w:val="xmlattrvalue"/>
    <w:basedOn w:val="DefaultParagraphFont"/>
    <w:rsid w:val="00F92A8E"/>
  </w:style>
  <w:style w:type="character" w:styleId="FollowedHyperlink">
    <w:name w:val="FollowedHyperlink"/>
    <w:basedOn w:val="DefaultParagraphFont"/>
    <w:uiPriority w:val="99"/>
    <w:semiHidden/>
    <w:unhideWhenUsed/>
    <w:rsid w:val="00F76957"/>
    <w:rPr>
      <w:color w:val="800080" w:themeColor="followedHyperlink"/>
      <w:u w:val="single"/>
    </w:rPr>
  </w:style>
  <w:style w:type="character" w:styleId="CommentReference">
    <w:name w:val="annotation reference"/>
    <w:basedOn w:val="DefaultParagraphFont"/>
    <w:uiPriority w:val="99"/>
    <w:semiHidden/>
    <w:unhideWhenUsed/>
    <w:rsid w:val="00892886"/>
    <w:rPr>
      <w:sz w:val="18"/>
      <w:szCs w:val="18"/>
    </w:rPr>
  </w:style>
  <w:style w:type="paragraph" w:styleId="CommentText">
    <w:name w:val="annotation text"/>
    <w:basedOn w:val="Normal"/>
    <w:link w:val="CommentTextChar"/>
    <w:uiPriority w:val="99"/>
    <w:semiHidden/>
    <w:unhideWhenUsed/>
    <w:rsid w:val="00892886"/>
    <w:rPr>
      <w:sz w:val="24"/>
      <w:szCs w:val="24"/>
    </w:rPr>
  </w:style>
  <w:style w:type="character" w:customStyle="1" w:styleId="CommentTextChar">
    <w:name w:val="Comment Text Char"/>
    <w:basedOn w:val="DefaultParagraphFont"/>
    <w:link w:val="CommentText"/>
    <w:uiPriority w:val="99"/>
    <w:semiHidden/>
    <w:rsid w:val="00892886"/>
    <w:rPr>
      <w:rFonts w:ascii="Arial" w:eastAsia="Times New Roman" w:hAnsi="Arial" w:cs="Times New Roman"/>
      <w:lang w:val="en-AU"/>
    </w:rPr>
  </w:style>
  <w:style w:type="paragraph" w:styleId="CommentSubject">
    <w:name w:val="annotation subject"/>
    <w:basedOn w:val="CommentText"/>
    <w:next w:val="CommentText"/>
    <w:link w:val="CommentSubjectChar"/>
    <w:uiPriority w:val="99"/>
    <w:semiHidden/>
    <w:unhideWhenUsed/>
    <w:rsid w:val="00892886"/>
    <w:rPr>
      <w:b/>
      <w:bCs/>
      <w:sz w:val="20"/>
      <w:szCs w:val="20"/>
    </w:rPr>
  </w:style>
  <w:style w:type="character" w:customStyle="1" w:styleId="CommentSubjectChar">
    <w:name w:val="Comment Subject Char"/>
    <w:basedOn w:val="CommentTextChar"/>
    <w:link w:val="CommentSubject"/>
    <w:uiPriority w:val="99"/>
    <w:semiHidden/>
    <w:rsid w:val="00892886"/>
    <w:rPr>
      <w:rFonts w:ascii="Arial" w:eastAsia="Times New Roman" w:hAnsi="Arial" w:cs="Times New Roman"/>
      <w:b/>
      <w:bCs/>
      <w:sz w:val="20"/>
      <w:szCs w:val="20"/>
      <w:lang w:val="en-AU"/>
    </w:rPr>
  </w:style>
  <w:style w:type="character" w:customStyle="1" w:styleId="apple-converted-space">
    <w:name w:val="apple-converted-space"/>
    <w:basedOn w:val="DefaultParagraphFont"/>
    <w:rsid w:val="00332A2E"/>
  </w:style>
  <w:style w:type="paragraph" w:styleId="Revision">
    <w:name w:val="Revision"/>
    <w:hidden/>
    <w:uiPriority w:val="99"/>
    <w:semiHidden/>
    <w:rsid w:val="00D62BC9"/>
    <w:rPr>
      <w:rFonts w:ascii="Arial" w:eastAsia="Times New Roman" w:hAnsi="Arial" w:cs="Times New Roman"/>
      <w:sz w:val="22"/>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40848">
      <w:bodyDiv w:val="1"/>
      <w:marLeft w:val="0"/>
      <w:marRight w:val="0"/>
      <w:marTop w:val="0"/>
      <w:marBottom w:val="0"/>
      <w:divBdr>
        <w:top w:val="none" w:sz="0" w:space="0" w:color="auto"/>
        <w:left w:val="none" w:sz="0" w:space="0" w:color="auto"/>
        <w:bottom w:val="none" w:sz="0" w:space="0" w:color="auto"/>
        <w:right w:val="none" w:sz="0" w:space="0" w:color="auto"/>
      </w:divBdr>
    </w:div>
    <w:div w:id="279725752">
      <w:bodyDiv w:val="1"/>
      <w:marLeft w:val="0"/>
      <w:marRight w:val="0"/>
      <w:marTop w:val="0"/>
      <w:marBottom w:val="0"/>
      <w:divBdr>
        <w:top w:val="none" w:sz="0" w:space="0" w:color="auto"/>
        <w:left w:val="none" w:sz="0" w:space="0" w:color="auto"/>
        <w:bottom w:val="none" w:sz="0" w:space="0" w:color="auto"/>
        <w:right w:val="none" w:sz="0" w:space="0" w:color="auto"/>
      </w:divBdr>
      <w:divsChild>
        <w:div w:id="356739339">
          <w:marLeft w:val="547"/>
          <w:marRight w:val="0"/>
          <w:marTop w:val="96"/>
          <w:marBottom w:val="0"/>
          <w:divBdr>
            <w:top w:val="none" w:sz="0" w:space="0" w:color="auto"/>
            <w:left w:val="none" w:sz="0" w:space="0" w:color="auto"/>
            <w:bottom w:val="none" w:sz="0" w:space="0" w:color="auto"/>
            <w:right w:val="none" w:sz="0" w:space="0" w:color="auto"/>
          </w:divBdr>
        </w:div>
        <w:div w:id="403914186">
          <w:marLeft w:val="547"/>
          <w:marRight w:val="0"/>
          <w:marTop w:val="96"/>
          <w:marBottom w:val="0"/>
          <w:divBdr>
            <w:top w:val="none" w:sz="0" w:space="0" w:color="auto"/>
            <w:left w:val="none" w:sz="0" w:space="0" w:color="auto"/>
            <w:bottom w:val="none" w:sz="0" w:space="0" w:color="auto"/>
            <w:right w:val="none" w:sz="0" w:space="0" w:color="auto"/>
          </w:divBdr>
        </w:div>
        <w:div w:id="922374432">
          <w:marLeft w:val="547"/>
          <w:marRight w:val="0"/>
          <w:marTop w:val="96"/>
          <w:marBottom w:val="0"/>
          <w:divBdr>
            <w:top w:val="none" w:sz="0" w:space="0" w:color="auto"/>
            <w:left w:val="none" w:sz="0" w:space="0" w:color="auto"/>
            <w:bottom w:val="none" w:sz="0" w:space="0" w:color="auto"/>
            <w:right w:val="none" w:sz="0" w:space="0" w:color="auto"/>
          </w:divBdr>
        </w:div>
        <w:div w:id="981427726">
          <w:marLeft w:val="547"/>
          <w:marRight w:val="0"/>
          <w:marTop w:val="96"/>
          <w:marBottom w:val="0"/>
          <w:divBdr>
            <w:top w:val="none" w:sz="0" w:space="0" w:color="auto"/>
            <w:left w:val="none" w:sz="0" w:space="0" w:color="auto"/>
            <w:bottom w:val="none" w:sz="0" w:space="0" w:color="auto"/>
            <w:right w:val="none" w:sz="0" w:space="0" w:color="auto"/>
          </w:divBdr>
        </w:div>
        <w:div w:id="1305240460">
          <w:marLeft w:val="547"/>
          <w:marRight w:val="0"/>
          <w:marTop w:val="96"/>
          <w:marBottom w:val="0"/>
          <w:divBdr>
            <w:top w:val="none" w:sz="0" w:space="0" w:color="auto"/>
            <w:left w:val="none" w:sz="0" w:space="0" w:color="auto"/>
            <w:bottom w:val="none" w:sz="0" w:space="0" w:color="auto"/>
            <w:right w:val="none" w:sz="0" w:space="0" w:color="auto"/>
          </w:divBdr>
        </w:div>
        <w:div w:id="1580367223">
          <w:marLeft w:val="547"/>
          <w:marRight w:val="0"/>
          <w:marTop w:val="96"/>
          <w:marBottom w:val="0"/>
          <w:divBdr>
            <w:top w:val="none" w:sz="0" w:space="0" w:color="auto"/>
            <w:left w:val="none" w:sz="0" w:space="0" w:color="auto"/>
            <w:bottom w:val="none" w:sz="0" w:space="0" w:color="auto"/>
            <w:right w:val="none" w:sz="0" w:space="0" w:color="auto"/>
          </w:divBdr>
        </w:div>
      </w:divsChild>
    </w:div>
    <w:div w:id="283192973">
      <w:bodyDiv w:val="1"/>
      <w:marLeft w:val="0"/>
      <w:marRight w:val="0"/>
      <w:marTop w:val="0"/>
      <w:marBottom w:val="0"/>
      <w:divBdr>
        <w:top w:val="none" w:sz="0" w:space="0" w:color="auto"/>
        <w:left w:val="none" w:sz="0" w:space="0" w:color="auto"/>
        <w:bottom w:val="none" w:sz="0" w:space="0" w:color="auto"/>
        <w:right w:val="none" w:sz="0" w:space="0" w:color="auto"/>
      </w:divBdr>
    </w:div>
    <w:div w:id="475922544">
      <w:bodyDiv w:val="1"/>
      <w:marLeft w:val="0"/>
      <w:marRight w:val="0"/>
      <w:marTop w:val="0"/>
      <w:marBottom w:val="0"/>
      <w:divBdr>
        <w:top w:val="none" w:sz="0" w:space="0" w:color="auto"/>
        <w:left w:val="none" w:sz="0" w:space="0" w:color="auto"/>
        <w:bottom w:val="none" w:sz="0" w:space="0" w:color="auto"/>
        <w:right w:val="none" w:sz="0" w:space="0" w:color="auto"/>
      </w:divBdr>
    </w:div>
    <w:div w:id="548689309">
      <w:bodyDiv w:val="1"/>
      <w:marLeft w:val="0"/>
      <w:marRight w:val="0"/>
      <w:marTop w:val="0"/>
      <w:marBottom w:val="0"/>
      <w:divBdr>
        <w:top w:val="none" w:sz="0" w:space="0" w:color="auto"/>
        <w:left w:val="none" w:sz="0" w:space="0" w:color="auto"/>
        <w:bottom w:val="none" w:sz="0" w:space="0" w:color="auto"/>
        <w:right w:val="none" w:sz="0" w:space="0" w:color="auto"/>
      </w:divBdr>
    </w:div>
    <w:div w:id="552086591">
      <w:bodyDiv w:val="1"/>
      <w:marLeft w:val="0"/>
      <w:marRight w:val="0"/>
      <w:marTop w:val="0"/>
      <w:marBottom w:val="0"/>
      <w:divBdr>
        <w:top w:val="none" w:sz="0" w:space="0" w:color="auto"/>
        <w:left w:val="none" w:sz="0" w:space="0" w:color="auto"/>
        <w:bottom w:val="none" w:sz="0" w:space="0" w:color="auto"/>
        <w:right w:val="none" w:sz="0" w:space="0" w:color="auto"/>
      </w:divBdr>
    </w:div>
    <w:div w:id="661590214">
      <w:bodyDiv w:val="1"/>
      <w:marLeft w:val="0"/>
      <w:marRight w:val="0"/>
      <w:marTop w:val="0"/>
      <w:marBottom w:val="0"/>
      <w:divBdr>
        <w:top w:val="none" w:sz="0" w:space="0" w:color="auto"/>
        <w:left w:val="none" w:sz="0" w:space="0" w:color="auto"/>
        <w:bottom w:val="none" w:sz="0" w:space="0" w:color="auto"/>
        <w:right w:val="none" w:sz="0" w:space="0" w:color="auto"/>
      </w:divBdr>
    </w:div>
    <w:div w:id="674184178">
      <w:bodyDiv w:val="1"/>
      <w:marLeft w:val="0"/>
      <w:marRight w:val="0"/>
      <w:marTop w:val="0"/>
      <w:marBottom w:val="0"/>
      <w:divBdr>
        <w:top w:val="none" w:sz="0" w:space="0" w:color="auto"/>
        <w:left w:val="none" w:sz="0" w:space="0" w:color="auto"/>
        <w:bottom w:val="none" w:sz="0" w:space="0" w:color="auto"/>
        <w:right w:val="none" w:sz="0" w:space="0" w:color="auto"/>
      </w:divBdr>
    </w:div>
    <w:div w:id="753669123">
      <w:bodyDiv w:val="1"/>
      <w:marLeft w:val="0"/>
      <w:marRight w:val="0"/>
      <w:marTop w:val="0"/>
      <w:marBottom w:val="0"/>
      <w:divBdr>
        <w:top w:val="none" w:sz="0" w:space="0" w:color="auto"/>
        <w:left w:val="none" w:sz="0" w:space="0" w:color="auto"/>
        <w:bottom w:val="none" w:sz="0" w:space="0" w:color="auto"/>
        <w:right w:val="none" w:sz="0" w:space="0" w:color="auto"/>
      </w:divBdr>
    </w:div>
    <w:div w:id="834491193">
      <w:bodyDiv w:val="1"/>
      <w:marLeft w:val="0"/>
      <w:marRight w:val="0"/>
      <w:marTop w:val="0"/>
      <w:marBottom w:val="0"/>
      <w:divBdr>
        <w:top w:val="none" w:sz="0" w:space="0" w:color="auto"/>
        <w:left w:val="none" w:sz="0" w:space="0" w:color="auto"/>
        <w:bottom w:val="none" w:sz="0" w:space="0" w:color="auto"/>
        <w:right w:val="none" w:sz="0" w:space="0" w:color="auto"/>
      </w:divBdr>
    </w:div>
    <w:div w:id="1143429297">
      <w:bodyDiv w:val="1"/>
      <w:marLeft w:val="0"/>
      <w:marRight w:val="0"/>
      <w:marTop w:val="0"/>
      <w:marBottom w:val="0"/>
      <w:divBdr>
        <w:top w:val="none" w:sz="0" w:space="0" w:color="auto"/>
        <w:left w:val="none" w:sz="0" w:space="0" w:color="auto"/>
        <w:bottom w:val="none" w:sz="0" w:space="0" w:color="auto"/>
        <w:right w:val="none" w:sz="0" w:space="0" w:color="auto"/>
      </w:divBdr>
    </w:div>
    <w:div w:id="1208447771">
      <w:bodyDiv w:val="1"/>
      <w:marLeft w:val="0"/>
      <w:marRight w:val="0"/>
      <w:marTop w:val="0"/>
      <w:marBottom w:val="0"/>
      <w:divBdr>
        <w:top w:val="none" w:sz="0" w:space="0" w:color="auto"/>
        <w:left w:val="none" w:sz="0" w:space="0" w:color="auto"/>
        <w:bottom w:val="none" w:sz="0" w:space="0" w:color="auto"/>
        <w:right w:val="none" w:sz="0" w:space="0" w:color="auto"/>
      </w:divBdr>
    </w:div>
    <w:div w:id="1277979616">
      <w:bodyDiv w:val="1"/>
      <w:marLeft w:val="0"/>
      <w:marRight w:val="0"/>
      <w:marTop w:val="0"/>
      <w:marBottom w:val="0"/>
      <w:divBdr>
        <w:top w:val="none" w:sz="0" w:space="0" w:color="auto"/>
        <w:left w:val="none" w:sz="0" w:space="0" w:color="auto"/>
        <w:bottom w:val="none" w:sz="0" w:space="0" w:color="auto"/>
        <w:right w:val="none" w:sz="0" w:space="0" w:color="auto"/>
      </w:divBdr>
    </w:div>
    <w:div w:id="1751653707">
      <w:bodyDiv w:val="1"/>
      <w:marLeft w:val="0"/>
      <w:marRight w:val="0"/>
      <w:marTop w:val="0"/>
      <w:marBottom w:val="0"/>
      <w:divBdr>
        <w:top w:val="none" w:sz="0" w:space="0" w:color="auto"/>
        <w:left w:val="none" w:sz="0" w:space="0" w:color="auto"/>
        <w:bottom w:val="none" w:sz="0" w:space="0" w:color="auto"/>
        <w:right w:val="none" w:sz="0" w:space="0" w:color="auto"/>
      </w:divBdr>
    </w:div>
    <w:div w:id="1752197970">
      <w:bodyDiv w:val="1"/>
      <w:marLeft w:val="0"/>
      <w:marRight w:val="0"/>
      <w:marTop w:val="0"/>
      <w:marBottom w:val="0"/>
      <w:divBdr>
        <w:top w:val="none" w:sz="0" w:space="0" w:color="auto"/>
        <w:left w:val="none" w:sz="0" w:space="0" w:color="auto"/>
        <w:bottom w:val="none" w:sz="0" w:space="0" w:color="auto"/>
        <w:right w:val="none" w:sz="0" w:space="0" w:color="auto"/>
      </w:divBdr>
    </w:div>
    <w:div w:id="1811168618">
      <w:bodyDiv w:val="1"/>
      <w:marLeft w:val="0"/>
      <w:marRight w:val="0"/>
      <w:marTop w:val="0"/>
      <w:marBottom w:val="0"/>
      <w:divBdr>
        <w:top w:val="none" w:sz="0" w:space="0" w:color="auto"/>
        <w:left w:val="none" w:sz="0" w:space="0" w:color="auto"/>
        <w:bottom w:val="none" w:sz="0" w:space="0" w:color="auto"/>
        <w:right w:val="none" w:sz="0" w:space="0" w:color="auto"/>
      </w:divBdr>
    </w:div>
    <w:div w:id="1812283674">
      <w:bodyDiv w:val="1"/>
      <w:marLeft w:val="0"/>
      <w:marRight w:val="0"/>
      <w:marTop w:val="0"/>
      <w:marBottom w:val="0"/>
      <w:divBdr>
        <w:top w:val="none" w:sz="0" w:space="0" w:color="auto"/>
        <w:left w:val="none" w:sz="0" w:space="0" w:color="auto"/>
        <w:bottom w:val="none" w:sz="0" w:space="0" w:color="auto"/>
        <w:right w:val="none" w:sz="0" w:space="0" w:color="auto"/>
      </w:divBdr>
    </w:div>
    <w:div w:id="1844394233">
      <w:bodyDiv w:val="1"/>
      <w:marLeft w:val="0"/>
      <w:marRight w:val="0"/>
      <w:marTop w:val="0"/>
      <w:marBottom w:val="0"/>
      <w:divBdr>
        <w:top w:val="none" w:sz="0" w:space="0" w:color="auto"/>
        <w:left w:val="none" w:sz="0" w:space="0" w:color="auto"/>
        <w:bottom w:val="none" w:sz="0" w:space="0" w:color="auto"/>
        <w:right w:val="none" w:sz="0" w:space="0" w:color="auto"/>
      </w:divBdr>
      <w:divsChild>
        <w:div w:id="488713332">
          <w:marLeft w:val="1166"/>
          <w:marRight w:val="0"/>
          <w:marTop w:val="96"/>
          <w:marBottom w:val="0"/>
          <w:divBdr>
            <w:top w:val="none" w:sz="0" w:space="0" w:color="auto"/>
            <w:left w:val="none" w:sz="0" w:space="0" w:color="auto"/>
            <w:bottom w:val="none" w:sz="0" w:space="0" w:color="auto"/>
            <w:right w:val="none" w:sz="0" w:space="0" w:color="auto"/>
          </w:divBdr>
        </w:div>
        <w:div w:id="597063133">
          <w:marLeft w:val="1166"/>
          <w:marRight w:val="0"/>
          <w:marTop w:val="96"/>
          <w:marBottom w:val="0"/>
          <w:divBdr>
            <w:top w:val="none" w:sz="0" w:space="0" w:color="auto"/>
            <w:left w:val="none" w:sz="0" w:space="0" w:color="auto"/>
            <w:bottom w:val="none" w:sz="0" w:space="0" w:color="auto"/>
            <w:right w:val="none" w:sz="0" w:space="0" w:color="auto"/>
          </w:divBdr>
        </w:div>
        <w:div w:id="970096403">
          <w:marLeft w:val="1166"/>
          <w:marRight w:val="0"/>
          <w:marTop w:val="96"/>
          <w:marBottom w:val="0"/>
          <w:divBdr>
            <w:top w:val="none" w:sz="0" w:space="0" w:color="auto"/>
            <w:left w:val="none" w:sz="0" w:space="0" w:color="auto"/>
            <w:bottom w:val="none" w:sz="0" w:space="0" w:color="auto"/>
            <w:right w:val="none" w:sz="0" w:space="0" w:color="auto"/>
          </w:divBdr>
        </w:div>
        <w:div w:id="1006707114">
          <w:marLeft w:val="1166"/>
          <w:marRight w:val="0"/>
          <w:marTop w:val="96"/>
          <w:marBottom w:val="0"/>
          <w:divBdr>
            <w:top w:val="none" w:sz="0" w:space="0" w:color="auto"/>
            <w:left w:val="none" w:sz="0" w:space="0" w:color="auto"/>
            <w:bottom w:val="none" w:sz="0" w:space="0" w:color="auto"/>
            <w:right w:val="none" w:sz="0" w:space="0" w:color="auto"/>
          </w:divBdr>
        </w:div>
        <w:div w:id="1048646117">
          <w:marLeft w:val="1166"/>
          <w:marRight w:val="0"/>
          <w:marTop w:val="96"/>
          <w:marBottom w:val="0"/>
          <w:divBdr>
            <w:top w:val="none" w:sz="0" w:space="0" w:color="auto"/>
            <w:left w:val="none" w:sz="0" w:space="0" w:color="auto"/>
            <w:bottom w:val="none" w:sz="0" w:space="0" w:color="auto"/>
            <w:right w:val="none" w:sz="0" w:space="0" w:color="auto"/>
          </w:divBdr>
        </w:div>
        <w:div w:id="1313876763">
          <w:marLeft w:val="1166"/>
          <w:marRight w:val="0"/>
          <w:marTop w:val="96"/>
          <w:marBottom w:val="0"/>
          <w:divBdr>
            <w:top w:val="none" w:sz="0" w:space="0" w:color="auto"/>
            <w:left w:val="none" w:sz="0" w:space="0" w:color="auto"/>
            <w:bottom w:val="none" w:sz="0" w:space="0" w:color="auto"/>
            <w:right w:val="none" w:sz="0" w:space="0" w:color="auto"/>
          </w:divBdr>
        </w:div>
        <w:div w:id="1511139172">
          <w:marLeft w:val="1166"/>
          <w:marRight w:val="0"/>
          <w:marTop w:val="96"/>
          <w:marBottom w:val="0"/>
          <w:divBdr>
            <w:top w:val="none" w:sz="0" w:space="0" w:color="auto"/>
            <w:left w:val="none" w:sz="0" w:space="0" w:color="auto"/>
            <w:bottom w:val="none" w:sz="0" w:space="0" w:color="auto"/>
            <w:right w:val="none" w:sz="0" w:space="0" w:color="auto"/>
          </w:divBdr>
        </w:div>
        <w:div w:id="1899243443">
          <w:marLeft w:val="1166"/>
          <w:marRight w:val="0"/>
          <w:marTop w:val="96"/>
          <w:marBottom w:val="0"/>
          <w:divBdr>
            <w:top w:val="none" w:sz="0" w:space="0" w:color="auto"/>
            <w:left w:val="none" w:sz="0" w:space="0" w:color="auto"/>
            <w:bottom w:val="none" w:sz="0" w:space="0" w:color="auto"/>
            <w:right w:val="none" w:sz="0" w:space="0" w:color="auto"/>
          </w:divBdr>
        </w:div>
        <w:div w:id="1930575454">
          <w:marLeft w:val="1166"/>
          <w:marRight w:val="0"/>
          <w:marTop w:val="96"/>
          <w:marBottom w:val="0"/>
          <w:divBdr>
            <w:top w:val="none" w:sz="0" w:space="0" w:color="auto"/>
            <w:left w:val="none" w:sz="0" w:space="0" w:color="auto"/>
            <w:bottom w:val="none" w:sz="0" w:space="0" w:color="auto"/>
            <w:right w:val="none" w:sz="0" w:space="0" w:color="auto"/>
          </w:divBdr>
        </w:div>
      </w:divsChild>
    </w:div>
    <w:div w:id="1859736776">
      <w:bodyDiv w:val="1"/>
      <w:marLeft w:val="0"/>
      <w:marRight w:val="0"/>
      <w:marTop w:val="0"/>
      <w:marBottom w:val="0"/>
      <w:divBdr>
        <w:top w:val="none" w:sz="0" w:space="0" w:color="auto"/>
        <w:left w:val="none" w:sz="0" w:space="0" w:color="auto"/>
        <w:bottom w:val="none" w:sz="0" w:space="0" w:color="auto"/>
        <w:right w:val="none" w:sz="0" w:space="0" w:color="auto"/>
      </w:divBdr>
    </w:div>
    <w:div w:id="1948652924">
      <w:bodyDiv w:val="1"/>
      <w:marLeft w:val="0"/>
      <w:marRight w:val="0"/>
      <w:marTop w:val="0"/>
      <w:marBottom w:val="0"/>
      <w:divBdr>
        <w:top w:val="none" w:sz="0" w:space="0" w:color="auto"/>
        <w:left w:val="none" w:sz="0" w:space="0" w:color="auto"/>
        <w:bottom w:val="none" w:sz="0" w:space="0" w:color="auto"/>
        <w:right w:val="none" w:sz="0" w:space="0" w:color="auto"/>
      </w:divBdr>
      <w:divsChild>
        <w:div w:id="7678691">
          <w:marLeft w:val="1166"/>
          <w:marRight w:val="0"/>
          <w:marTop w:val="106"/>
          <w:marBottom w:val="0"/>
          <w:divBdr>
            <w:top w:val="none" w:sz="0" w:space="0" w:color="auto"/>
            <w:left w:val="none" w:sz="0" w:space="0" w:color="auto"/>
            <w:bottom w:val="none" w:sz="0" w:space="0" w:color="auto"/>
            <w:right w:val="none" w:sz="0" w:space="0" w:color="auto"/>
          </w:divBdr>
        </w:div>
        <w:div w:id="211960676">
          <w:marLeft w:val="1166"/>
          <w:marRight w:val="0"/>
          <w:marTop w:val="106"/>
          <w:marBottom w:val="0"/>
          <w:divBdr>
            <w:top w:val="none" w:sz="0" w:space="0" w:color="auto"/>
            <w:left w:val="none" w:sz="0" w:space="0" w:color="auto"/>
            <w:bottom w:val="none" w:sz="0" w:space="0" w:color="auto"/>
            <w:right w:val="none" w:sz="0" w:space="0" w:color="auto"/>
          </w:divBdr>
        </w:div>
        <w:div w:id="226499170">
          <w:marLeft w:val="547"/>
          <w:marRight w:val="0"/>
          <w:marTop w:val="120"/>
          <w:marBottom w:val="0"/>
          <w:divBdr>
            <w:top w:val="none" w:sz="0" w:space="0" w:color="auto"/>
            <w:left w:val="none" w:sz="0" w:space="0" w:color="auto"/>
            <w:bottom w:val="none" w:sz="0" w:space="0" w:color="auto"/>
            <w:right w:val="none" w:sz="0" w:space="0" w:color="auto"/>
          </w:divBdr>
        </w:div>
        <w:div w:id="255090526">
          <w:marLeft w:val="547"/>
          <w:marRight w:val="0"/>
          <w:marTop w:val="120"/>
          <w:marBottom w:val="0"/>
          <w:divBdr>
            <w:top w:val="none" w:sz="0" w:space="0" w:color="auto"/>
            <w:left w:val="none" w:sz="0" w:space="0" w:color="auto"/>
            <w:bottom w:val="none" w:sz="0" w:space="0" w:color="auto"/>
            <w:right w:val="none" w:sz="0" w:space="0" w:color="auto"/>
          </w:divBdr>
        </w:div>
        <w:div w:id="268973964">
          <w:marLeft w:val="547"/>
          <w:marRight w:val="0"/>
          <w:marTop w:val="120"/>
          <w:marBottom w:val="0"/>
          <w:divBdr>
            <w:top w:val="none" w:sz="0" w:space="0" w:color="auto"/>
            <w:left w:val="none" w:sz="0" w:space="0" w:color="auto"/>
            <w:bottom w:val="none" w:sz="0" w:space="0" w:color="auto"/>
            <w:right w:val="none" w:sz="0" w:space="0" w:color="auto"/>
          </w:divBdr>
        </w:div>
        <w:div w:id="402876106">
          <w:marLeft w:val="1166"/>
          <w:marRight w:val="0"/>
          <w:marTop w:val="106"/>
          <w:marBottom w:val="0"/>
          <w:divBdr>
            <w:top w:val="none" w:sz="0" w:space="0" w:color="auto"/>
            <w:left w:val="none" w:sz="0" w:space="0" w:color="auto"/>
            <w:bottom w:val="none" w:sz="0" w:space="0" w:color="auto"/>
            <w:right w:val="none" w:sz="0" w:space="0" w:color="auto"/>
          </w:divBdr>
        </w:div>
        <w:div w:id="1088232912">
          <w:marLeft w:val="547"/>
          <w:marRight w:val="0"/>
          <w:marTop w:val="120"/>
          <w:marBottom w:val="0"/>
          <w:divBdr>
            <w:top w:val="none" w:sz="0" w:space="0" w:color="auto"/>
            <w:left w:val="none" w:sz="0" w:space="0" w:color="auto"/>
            <w:bottom w:val="none" w:sz="0" w:space="0" w:color="auto"/>
            <w:right w:val="none" w:sz="0" w:space="0" w:color="auto"/>
          </w:divBdr>
        </w:div>
        <w:div w:id="1211183748">
          <w:marLeft w:val="547"/>
          <w:marRight w:val="0"/>
          <w:marTop w:val="120"/>
          <w:marBottom w:val="0"/>
          <w:divBdr>
            <w:top w:val="none" w:sz="0" w:space="0" w:color="auto"/>
            <w:left w:val="none" w:sz="0" w:space="0" w:color="auto"/>
            <w:bottom w:val="none" w:sz="0" w:space="0" w:color="auto"/>
            <w:right w:val="none" w:sz="0" w:space="0" w:color="auto"/>
          </w:divBdr>
        </w:div>
        <w:div w:id="1223327584">
          <w:marLeft w:val="547"/>
          <w:marRight w:val="0"/>
          <w:marTop w:val="120"/>
          <w:marBottom w:val="0"/>
          <w:divBdr>
            <w:top w:val="none" w:sz="0" w:space="0" w:color="auto"/>
            <w:left w:val="none" w:sz="0" w:space="0" w:color="auto"/>
            <w:bottom w:val="none" w:sz="0" w:space="0" w:color="auto"/>
            <w:right w:val="none" w:sz="0" w:space="0" w:color="auto"/>
          </w:divBdr>
        </w:div>
        <w:div w:id="1806698726">
          <w:marLeft w:val="547"/>
          <w:marRight w:val="0"/>
          <w:marTop w:val="120"/>
          <w:marBottom w:val="0"/>
          <w:divBdr>
            <w:top w:val="none" w:sz="0" w:space="0" w:color="auto"/>
            <w:left w:val="none" w:sz="0" w:space="0" w:color="auto"/>
            <w:bottom w:val="none" w:sz="0" w:space="0" w:color="auto"/>
            <w:right w:val="none" w:sz="0" w:space="0" w:color="auto"/>
          </w:divBdr>
        </w:div>
        <w:div w:id="1990164228">
          <w:marLeft w:val="1166"/>
          <w:marRight w:val="0"/>
          <w:marTop w:val="106"/>
          <w:marBottom w:val="0"/>
          <w:divBdr>
            <w:top w:val="none" w:sz="0" w:space="0" w:color="auto"/>
            <w:left w:val="none" w:sz="0" w:space="0" w:color="auto"/>
            <w:bottom w:val="none" w:sz="0" w:space="0" w:color="auto"/>
            <w:right w:val="none" w:sz="0" w:space="0" w:color="auto"/>
          </w:divBdr>
        </w:div>
        <w:div w:id="2041470451">
          <w:marLeft w:val="1166"/>
          <w:marRight w:val="0"/>
          <w:marTop w:val="106"/>
          <w:marBottom w:val="0"/>
          <w:divBdr>
            <w:top w:val="none" w:sz="0" w:space="0" w:color="auto"/>
            <w:left w:val="none" w:sz="0" w:space="0" w:color="auto"/>
            <w:bottom w:val="none" w:sz="0" w:space="0" w:color="auto"/>
            <w:right w:val="none" w:sz="0" w:space="0" w:color="auto"/>
          </w:divBdr>
        </w:div>
      </w:divsChild>
    </w:div>
    <w:div w:id="2009210443">
      <w:bodyDiv w:val="1"/>
      <w:marLeft w:val="0"/>
      <w:marRight w:val="0"/>
      <w:marTop w:val="0"/>
      <w:marBottom w:val="0"/>
      <w:divBdr>
        <w:top w:val="none" w:sz="0" w:space="0" w:color="auto"/>
        <w:left w:val="none" w:sz="0" w:space="0" w:color="auto"/>
        <w:bottom w:val="none" w:sz="0" w:space="0" w:color="auto"/>
        <w:right w:val="none" w:sz="0" w:space="0" w:color="auto"/>
      </w:divBdr>
    </w:div>
    <w:div w:id="2018651651">
      <w:bodyDiv w:val="1"/>
      <w:marLeft w:val="0"/>
      <w:marRight w:val="0"/>
      <w:marTop w:val="0"/>
      <w:marBottom w:val="0"/>
      <w:divBdr>
        <w:top w:val="none" w:sz="0" w:space="0" w:color="auto"/>
        <w:left w:val="none" w:sz="0" w:space="0" w:color="auto"/>
        <w:bottom w:val="none" w:sz="0" w:space="0" w:color="auto"/>
        <w:right w:val="none" w:sz="0" w:space="0" w:color="auto"/>
      </w:divBdr>
    </w:div>
    <w:div w:id="2105414018">
      <w:bodyDiv w:val="1"/>
      <w:marLeft w:val="0"/>
      <w:marRight w:val="0"/>
      <w:marTop w:val="0"/>
      <w:marBottom w:val="0"/>
      <w:divBdr>
        <w:top w:val="none" w:sz="0" w:space="0" w:color="auto"/>
        <w:left w:val="none" w:sz="0" w:space="0" w:color="auto"/>
        <w:bottom w:val="none" w:sz="0" w:space="0" w:color="auto"/>
        <w:right w:val="none" w:sz="0" w:space="0" w:color="auto"/>
      </w:divBdr>
    </w:div>
    <w:div w:id="21091601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medical.nema.org/" TargetMode="External"/><Relationship Id="rId42" Type="http://schemas.openxmlformats.org/officeDocument/2006/relationships/hyperlink" Target="http://www.hl7.org/implement/standards/fhir/datatypes-definitions.htm" TargetMode="External"/><Relationship Id="rId47" Type="http://schemas.openxmlformats.org/officeDocument/2006/relationships/hyperlink" Target="http://www.hl7.org/implement/standards/fhir/formats.htm" TargetMode="External"/><Relationship Id="rId63" Type="http://schemas.openxmlformats.org/officeDocument/2006/relationships/hyperlink" Target="http://hl7connect.healthintersections.com.au/svc/fhir/patient?name=eve" TargetMode="External"/><Relationship Id="rId68" Type="http://schemas.openxmlformats.org/officeDocument/2006/relationships/image" Target="media/image13.png"/><Relationship Id="rId84" Type="http://schemas.openxmlformats.org/officeDocument/2006/relationships/hyperlink" Target="http://hl7.org/implement/standards/fhir/conformance.htm" TargetMode="External"/><Relationship Id="rId89" Type="http://schemas.openxmlformats.org/officeDocument/2006/relationships/fontTable" Target="fontTable.xml"/><Relationship Id="rId16" Type="http://schemas.openxmlformats.org/officeDocument/2006/relationships/comments" Target="comments.xml"/><Relationship Id="rId11" Type="http://schemas.openxmlformats.org/officeDocument/2006/relationships/hyperlink" Target="http://www.healthintersections.com.au/" TargetMode="External"/><Relationship Id="rId32" Type="http://schemas.openxmlformats.org/officeDocument/2006/relationships/hyperlink" Target="http://hl7.org/implement/standards/fhir/observation.htm" TargetMode="External"/><Relationship Id="rId37" Type="http://schemas.openxmlformats.org/officeDocument/2006/relationships/hyperlink" Target="http://www.hl7.org/implement/standards/fhir/extensibility-examples.htm" TargetMode="External"/><Relationship Id="rId53" Type="http://schemas.openxmlformats.org/officeDocument/2006/relationships/hyperlink" Target="http://www.hl7.org/implement/standards/fhir/resources-definitions.htm" TargetMode="External"/><Relationship Id="rId58" Type="http://schemas.openxmlformats.org/officeDocument/2006/relationships/hyperlink" Target="http://www.hl7.org/implement/standards/fhir/resources.htm" TargetMode="External"/><Relationship Id="rId74" Type="http://schemas.openxmlformats.org/officeDocument/2006/relationships/hyperlink" Target="http://www.getpostman.com/" TargetMode="External"/><Relationship Id="rId79" Type="http://schemas.openxmlformats.org/officeDocument/2006/relationships/hyperlink" Target="http://www.hl7.org/implement/standards/fhir/http.htm"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1.png"/><Relationship Id="rId22" Type="http://schemas.openxmlformats.org/officeDocument/2006/relationships/hyperlink" Target="http://www.w3.org/" TargetMode="External"/><Relationship Id="rId27" Type="http://schemas.openxmlformats.org/officeDocument/2006/relationships/image" Target="media/image4.png"/><Relationship Id="rId30" Type="http://schemas.openxmlformats.org/officeDocument/2006/relationships/hyperlink" Target="http://thefhirplace.com/2013/03/16/attributes-versus-elements-in-fhir-xml/" TargetMode="External"/><Relationship Id="rId35" Type="http://schemas.openxmlformats.org/officeDocument/2006/relationships/image" Target="media/image8.png"/><Relationship Id="rId43" Type="http://schemas.openxmlformats.org/officeDocument/2006/relationships/hyperlink" Target="http://www.hl7.org/implement/standards/fhir/datatypes.htm" TargetMode="External"/><Relationship Id="rId48" Type="http://schemas.openxmlformats.org/officeDocument/2006/relationships/hyperlink" Target="http://www.hl7.org/implement/standards/fhir/resources-definitions.htm" TargetMode="External"/><Relationship Id="rId56" Type="http://schemas.openxmlformats.org/officeDocument/2006/relationships/hyperlink" Target="http://oauth.net/" TargetMode="External"/><Relationship Id="rId64" Type="http://schemas.openxmlformats.org/officeDocument/2006/relationships/image" Target="media/image11.png"/><Relationship Id="rId69" Type="http://schemas.openxmlformats.org/officeDocument/2006/relationships/image" Target="media/image14.png"/><Relationship Id="rId77" Type="http://schemas.openxmlformats.org/officeDocument/2006/relationships/hyperlink" Target="http://hl7connect.healthintersections.com.au/svc/fhir/patient/@1?_format=json" TargetMode="External"/><Relationship Id="rId8" Type="http://schemas.openxmlformats.org/officeDocument/2006/relationships/endnotes" Target="endnotes.xml"/><Relationship Id="rId51" Type="http://schemas.openxmlformats.org/officeDocument/2006/relationships/hyperlink" Target="http://www.hl7.org/implement/standards/fhir/resources-definitions.htm" TargetMode="External"/><Relationship Id="rId72" Type="http://schemas.openxmlformats.org/officeDocument/2006/relationships/hyperlink" Target="http://curl.haxx.se/" TargetMode="External"/><Relationship Id="rId80" Type="http://schemas.openxmlformats.org/officeDocument/2006/relationships/hyperlink" Target="http://wiki.ihe.net/index.php?title=Cross-Enterprise_Document_Sharing" TargetMode="External"/><Relationship Id="rId85" Type="http://schemas.openxmlformats.org/officeDocument/2006/relationships/hyperlink" Target="http://hl7connect.healthintersections.com.au/svc/fhir/conformance" TargetMode="External"/><Relationship Id="rId3" Type="http://schemas.openxmlformats.org/officeDocument/2006/relationships/styles" Target="styles.xml"/><Relationship Id="rId12" Type="http://schemas.openxmlformats.org/officeDocument/2006/relationships/hyperlink" Target="http://thefhirplace.com/" TargetMode="External"/><Relationship Id="rId17" Type="http://schemas.openxmlformats.org/officeDocument/2006/relationships/hyperlink" Target="http://wiki.hl7.org/index.php?title=FHIR_Development_Process" TargetMode="External"/><Relationship Id="rId25" Type="http://schemas.openxmlformats.org/officeDocument/2006/relationships/hyperlink" Target="http://www.healthintersections.com.au/?p=979" TargetMode="External"/><Relationship Id="rId33" Type="http://schemas.openxmlformats.org/officeDocument/2006/relationships/image" Target="media/image6.png"/><Relationship Id="rId38" Type="http://schemas.openxmlformats.org/officeDocument/2006/relationships/hyperlink" Target="http://hl7.org/implement/standards/fhir/extensibility.htm" TargetMode="External"/><Relationship Id="rId46" Type="http://schemas.openxmlformats.org/officeDocument/2006/relationships/hyperlink" Target="http://www.hl7.org/implement/standards/fhir/datatypes-definitions.htm" TargetMode="External"/><Relationship Id="rId59" Type="http://schemas.openxmlformats.org/officeDocument/2006/relationships/hyperlink" Target="http://rest.elkstein.org/" TargetMode="External"/><Relationship Id="rId67" Type="http://schemas.openxmlformats.org/officeDocument/2006/relationships/hyperlink" Target="http://hl7connect.healthintersections.com.au/svc/fhir/patient/@1" TargetMode="External"/><Relationship Id="rId20" Type="http://schemas.openxmlformats.org/officeDocument/2006/relationships/hyperlink" Target="http://www.openehr.org/" TargetMode="External"/><Relationship Id="rId41" Type="http://schemas.openxmlformats.org/officeDocument/2006/relationships/hyperlink" Target="http://www.hl7.org/implement/standards/fhir/datatypes-definitions.htm" TargetMode="External"/><Relationship Id="rId54" Type="http://schemas.openxmlformats.org/officeDocument/2006/relationships/hyperlink" Target="http://www.hl7.org/implement/standards/fhir/datatypes.htm" TargetMode="External"/><Relationship Id="rId62" Type="http://schemas.openxmlformats.org/officeDocument/2006/relationships/hyperlink" Target="http://hl7connect.healthintersections.com.au/svc/fhir/" TargetMode="External"/><Relationship Id="rId70" Type="http://schemas.openxmlformats.org/officeDocument/2006/relationships/hyperlink" Target="http://hl7connect.healthintersections.com.au/svc/fhir/patient/@1/history" TargetMode="External"/><Relationship Id="rId75" Type="http://schemas.openxmlformats.org/officeDocument/2006/relationships/hyperlink" Target="http://hl7connect.healthintersections.com.au/svc/fhir/" TargetMode="External"/><Relationship Id="rId83" Type="http://schemas.openxmlformats.org/officeDocument/2006/relationships/image" Target="media/image17.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hl7.org/implement/standards/fhir/index.htm" TargetMode="External"/><Relationship Id="rId23" Type="http://schemas.openxmlformats.org/officeDocument/2006/relationships/image" Target="media/image2.png"/><Relationship Id="rId28" Type="http://schemas.openxmlformats.org/officeDocument/2006/relationships/hyperlink" Target="http://hl7.org/implement/standards/fhir/observation-examples.htm" TargetMode="External"/><Relationship Id="rId36" Type="http://schemas.openxmlformats.org/officeDocument/2006/relationships/hyperlink" Target="http://www.hl7.org/implement/standards/fhir/extensibility.htm" TargetMode="External"/><Relationship Id="rId49" Type="http://schemas.openxmlformats.org/officeDocument/2006/relationships/hyperlink" Target="http://www.hl7.org/implement/standards/fhir/resources-definitions.htm" TargetMode="External"/><Relationship Id="rId57" Type="http://schemas.openxmlformats.org/officeDocument/2006/relationships/hyperlink" Target="http://www.hl7.org/implement/standards/fhir/security.htm" TargetMode="External"/><Relationship Id="rId10" Type="http://schemas.openxmlformats.org/officeDocument/2006/relationships/hyperlink" Target="http://wiki.hl7.org/index.php?title=FHIR" TargetMode="External"/><Relationship Id="rId31" Type="http://schemas.openxmlformats.org/officeDocument/2006/relationships/image" Target="media/image5.png"/><Relationship Id="rId44" Type="http://schemas.openxmlformats.org/officeDocument/2006/relationships/hyperlink" Target="http://www.hl7.org/implement/standards/fhir/datatypes-definitions.htm" TargetMode="External"/><Relationship Id="rId52" Type="http://schemas.openxmlformats.org/officeDocument/2006/relationships/hyperlink" Target="http://www.hl7.org/implement/standards/fhir/datatypes.htm" TargetMode="External"/><Relationship Id="rId60" Type="http://schemas.openxmlformats.org/officeDocument/2006/relationships/hyperlink" Target="http://en.wikipedia.org/wiki/Http" TargetMode="External"/><Relationship Id="rId65" Type="http://schemas.openxmlformats.org/officeDocument/2006/relationships/hyperlink" Target="http://hl7connect.healthintersections.com.au/svc/fhir/patient?_format=json&amp;name=eve" TargetMode="External"/><Relationship Id="rId73" Type="http://schemas.openxmlformats.org/officeDocument/2006/relationships/hyperlink" Target="http://getfirebug.com/" TargetMode="External"/><Relationship Id="rId78" Type="http://schemas.openxmlformats.org/officeDocument/2006/relationships/hyperlink" Target="http://hl7.org/implement/standards/fhir/http.htm" TargetMode="External"/><Relationship Id="rId81" Type="http://schemas.openxmlformats.org/officeDocument/2006/relationships/image" Target="media/image15.png"/><Relationship Id="rId86" Type="http://schemas.openxmlformats.org/officeDocument/2006/relationships/hyperlink" Target="http://hl7connect.healthintersections.com.au/svc/fhir/profile/search?resource=patient" TargetMode="External"/><Relationship Id="rId4" Type="http://schemas.microsoft.com/office/2007/relationships/stylesWithEffects" Target="stylesWithEffects.xml"/><Relationship Id="rId9" Type="http://schemas.openxmlformats.org/officeDocument/2006/relationships/hyperlink" Target="http://www.hl7.org/FHIR" TargetMode="External"/><Relationship Id="rId13" Type="http://schemas.openxmlformats.org/officeDocument/2006/relationships/hyperlink" Target="http://hl7.org/implement/standards/fhir/" TargetMode="External"/><Relationship Id="rId18" Type="http://schemas.openxmlformats.org/officeDocument/2006/relationships/hyperlink" Target="http://wiki.hl7.org/index.php?title=FHIR_Governance_Board" TargetMode="External"/><Relationship Id="rId39" Type="http://schemas.openxmlformats.org/officeDocument/2006/relationships/hyperlink" Target="http://www.hl7.org/implement/standards/fhir/resources.htm" TargetMode="External"/><Relationship Id="rId34" Type="http://schemas.openxmlformats.org/officeDocument/2006/relationships/image" Target="media/image7.png"/><Relationship Id="rId50" Type="http://schemas.openxmlformats.org/officeDocument/2006/relationships/hyperlink" Target="http://www.hl7.org/implement/standards/fhir/datatypes.htm" TargetMode="External"/><Relationship Id="rId55" Type="http://schemas.openxmlformats.org/officeDocument/2006/relationships/image" Target="media/image10.png"/><Relationship Id="rId76" Type="http://schemas.openxmlformats.org/officeDocument/2006/relationships/hyperlink" Target="http://hl7connect.healthintersections.com.au/svc/fhir/patient/@1" TargetMode="External"/><Relationship Id="rId7" Type="http://schemas.openxmlformats.org/officeDocument/2006/relationships/footnotes" Target="footnotes.xml"/><Relationship Id="rId71" Type="http://schemas.openxmlformats.org/officeDocument/2006/relationships/hyperlink" Target="http://hl7connect.healthintersections.com.au/svc/fhir/patient/@1/history?_format=json" TargetMode="External"/><Relationship Id="rId2" Type="http://schemas.openxmlformats.org/officeDocument/2006/relationships/numbering" Target="numbering.xml"/><Relationship Id="rId29" Type="http://schemas.openxmlformats.org/officeDocument/2006/relationships/hyperlink" Target="http://www.hl7.org/implement/standards/fhir/resourcelist.htm" TargetMode="External"/><Relationship Id="rId24" Type="http://schemas.openxmlformats.org/officeDocument/2006/relationships/hyperlink" Target="http://www.healthintersections.com.au/?p=972" TargetMode="External"/><Relationship Id="rId40" Type="http://schemas.openxmlformats.org/officeDocument/2006/relationships/image" Target="media/image9.png"/><Relationship Id="rId45" Type="http://schemas.openxmlformats.org/officeDocument/2006/relationships/hyperlink" Target="http://www.hl7.org/implement/standards/fhir/datatypes.htm" TargetMode="External"/><Relationship Id="rId66" Type="http://schemas.openxmlformats.org/officeDocument/2006/relationships/image" Target="media/image12.png"/><Relationship Id="rId87" Type="http://schemas.openxmlformats.org/officeDocument/2006/relationships/footer" Target="footer1.xml"/><Relationship Id="rId61" Type="http://schemas.openxmlformats.org/officeDocument/2006/relationships/hyperlink" Target="http://hl7.org/implement/standards/fhir/http.htm" TargetMode="External"/><Relationship Id="rId82" Type="http://schemas.openxmlformats.org/officeDocument/2006/relationships/image" Target="media/image16.png"/><Relationship Id="rId19" Type="http://schemas.openxmlformats.org/officeDocument/2006/relationships/hyperlink" Target="http://wiki.hl7.org/index.php?title=FHIR_Management_Gro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0448BF-6123-449B-A305-FB7DCD602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5486</TotalTime>
  <Pages>47</Pages>
  <Words>13081</Words>
  <Characters>74568</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Manager/>
  <Company>Orion Health</Company>
  <LinksUpToDate>false</LinksUpToDate>
  <CharactersWithSpaces>87475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Hay</dc:creator>
  <cp:keywords/>
  <dc:description/>
  <cp:lastModifiedBy>Lloyd McKenzie</cp:lastModifiedBy>
  <cp:revision>1</cp:revision>
  <dcterms:created xsi:type="dcterms:W3CDTF">2013-04-14T10:15:00Z</dcterms:created>
  <dcterms:modified xsi:type="dcterms:W3CDTF">2013-06-04T05:20:00Z</dcterms:modified>
  <cp:category/>
</cp:coreProperties>
</file>